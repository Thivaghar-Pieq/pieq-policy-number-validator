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32"/>
          <w:szCs w:val="32"/>
        </w:rPr>
      </w:pPr>
      <w:r w:rsidDel="00000000" w:rsidR="00000000" w:rsidRPr="00000000">
        <w:rPr>
          <w:sz w:val="32"/>
          <w:szCs w:val="32"/>
          <w:rtl w:val="0"/>
        </w:rPr>
        <w:t xml:space="preserve">Notes.</w:t>
      </w:r>
    </w:p>
    <w:p w:rsidR="00000000" w:rsidDel="00000000" w:rsidP="00000000" w:rsidRDefault="00000000" w:rsidRPr="00000000" w14:paraId="00000002">
      <w:pPr>
        <w:rPr>
          <w:sz w:val="32"/>
          <w:szCs w:val="32"/>
        </w:rPr>
      </w:pPr>
      <w:r w:rsidDel="00000000" w:rsidR="00000000" w:rsidRPr="00000000">
        <w:rPr>
          <w:sz w:val="32"/>
          <w:szCs w:val="32"/>
          <w:rtl w:val="0"/>
        </w:rPr>
        <w:t xml:space="preserve">-Before uploading check if there are any LVL1 or street agents.</w:t>
      </w:r>
    </w:p>
    <w:p w:rsidR="00000000" w:rsidDel="00000000" w:rsidP="00000000" w:rsidRDefault="00000000" w:rsidRPr="00000000" w14:paraId="00000003">
      <w:pPr>
        <w:rPr>
          <w:sz w:val="32"/>
          <w:szCs w:val="32"/>
        </w:rPr>
      </w:pPr>
      <w:r w:rsidDel="00000000" w:rsidR="00000000" w:rsidRPr="00000000">
        <w:rPr>
          <w:sz w:val="32"/>
          <w:szCs w:val="32"/>
          <w:rtl w:val="0"/>
        </w:rPr>
        <w:t xml:space="preserve">-Make sure all LVL1 agents get LVL1 SL amount</w:t>
      </w:r>
    </w:p>
    <w:p w:rsidR="00000000" w:rsidDel="00000000" w:rsidP="00000000" w:rsidRDefault="00000000" w:rsidRPr="00000000" w14:paraId="00000004">
      <w:pPr>
        <w:rPr>
          <w:sz w:val="32"/>
          <w:szCs w:val="32"/>
        </w:rPr>
      </w:pPr>
      <w:r w:rsidDel="00000000" w:rsidR="00000000" w:rsidRPr="00000000">
        <w:rPr>
          <w:sz w:val="32"/>
          <w:szCs w:val="32"/>
          <w:rtl w:val="0"/>
        </w:rPr>
        <w:t xml:space="preserve">-make sure for </w:t>
      </w:r>
      <w:r w:rsidDel="00000000" w:rsidR="00000000" w:rsidRPr="00000000">
        <w:rPr>
          <w:sz w:val="32"/>
          <w:szCs w:val="32"/>
          <w:highlight w:val="yellow"/>
          <w:rtl w:val="0"/>
        </w:rPr>
        <w:t xml:space="preserve">Thomas Pardue</w:t>
      </w:r>
      <w:r w:rsidDel="00000000" w:rsidR="00000000" w:rsidRPr="00000000">
        <w:rPr>
          <w:sz w:val="32"/>
          <w:szCs w:val="32"/>
          <w:rtl w:val="0"/>
        </w:rPr>
        <w:t xml:space="preserve">, any effective dates before 7/1/24 gets street and after 7/1/24 gets LVL4. For all ACA carriers. 371819Street.</w:t>
      </w:r>
    </w:p>
    <w:p w:rsidR="00000000" w:rsidDel="00000000" w:rsidP="00000000" w:rsidRDefault="00000000" w:rsidRPr="00000000" w14:paraId="00000005">
      <w:pPr>
        <w:rPr>
          <w:sz w:val="32"/>
          <w:szCs w:val="32"/>
        </w:rPr>
      </w:pPr>
      <w:r w:rsidDel="00000000" w:rsidR="00000000" w:rsidRPr="00000000">
        <w:rPr>
          <w:sz w:val="32"/>
          <w:szCs w:val="32"/>
          <w:rtl w:val="0"/>
        </w:rPr>
        <w:t xml:space="preserve">For </w:t>
      </w:r>
      <w:r w:rsidDel="00000000" w:rsidR="00000000" w:rsidRPr="00000000">
        <w:rPr>
          <w:sz w:val="32"/>
          <w:szCs w:val="32"/>
          <w:highlight w:val="yellow"/>
          <w:rtl w:val="0"/>
        </w:rPr>
        <w:t xml:space="preserve">William Schaeffer</w:t>
      </w:r>
      <w:r w:rsidDel="00000000" w:rsidR="00000000" w:rsidRPr="00000000">
        <w:rPr>
          <w:sz w:val="32"/>
          <w:szCs w:val="32"/>
          <w:rtl w:val="0"/>
        </w:rPr>
        <w:t xml:space="preserve"> effective date 4/1/2025 will be street 18010408street </w:t>
      </w:r>
    </w:p>
    <w:p w:rsidR="00000000" w:rsidDel="00000000" w:rsidP="00000000" w:rsidRDefault="00000000" w:rsidRPr="00000000" w14:paraId="00000006">
      <w:pPr>
        <w:rPr>
          <w:sz w:val="32"/>
          <w:szCs w:val="32"/>
        </w:rPr>
      </w:pPr>
      <w:r w:rsidDel="00000000" w:rsidR="00000000" w:rsidRPr="00000000">
        <w:rPr>
          <w:sz w:val="32"/>
          <w:szCs w:val="32"/>
          <w:rtl w:val="0"/>
        </w:rPr>
        <w:t xml:space="preserve">Make sure </w:t>
      </w:r>
      <w:r w:rsidDel="00000000" w:rsidR="00000000" w:rsidRPr="00000000">
        <w:rPr>
          <w:sz w:val="32"/>
          <w:szCs w:val="32"/>
          <w:highlight w:val="yellow"/>
          <w:rtl w:val="0"/>
        </w:rPr>
        <w:t xml:space="preserve">Carol Foley us</w:t>
      </w:r>
      <w:r w:rsidDel="00000000" w:rsidR="00000000" w:rsidRPr="00000000">
        <w:rPr>
          <w:sz w:val="32"/>
          <w:szCs w:val="32"/>
          <w:rtl w:val="0"/>
        </w:rPr>
        <w:t xml:space="preserve"> 17425766old ID for any effective date older than 6/1/24. She became SL after 6/1/24.</w:t>
      </w:r>
    </w:p>
    <w:p w:rsidR="00000000" w:rsidDel="00000000" w:rsidP="00000000" w:rsidRDefault="00000000" w:rsidRPr="00000000" w14:paraId="00000007">
      <w:pPr>
        <w:rPr>
          <w:sz w:val="32"/>
          <w:szCs w:val="32"/>
        </w:rPr>
      </w:pPr>
      <w:r w:rsidDel="00000000" w:rsidR="00000000" w:rsidRPr="00000000">
        <w:rPr>
          <w:sz w:val="32"/>
          <w:szCs w:val="32"/>
          <w:rtl w:val="0"/>
        </w:rPr>
        <w:t xml:space="preserve">For </w:t>
      </w:r>
      <w:r w:rsidDel="00000000" w:rsidR="00000000" w:rsidRPr="00000000">
        <w:rPr>
          <w:sz w:val="32"/>
          <w:szCs w:val="32"/>
          <w:highlight w:val="yellow"/>
          <w:rtl w:val="0"/>
        </w:rPr>
        <w:t xml:space="preserve">Michael Dunavant</w:t>
      </w:r>
      <w:r w:rsidDel="00000000" w:rsidR="00000000" w:rsidRPr="00000000">
        <w:rPr>
          <w:sz w:val="32"/>
          <w:szCs w:val="32"/>
          <w:rtl w:val="0"/>
        </w:rPr>
        <w:t xml:space="preserve"> use 18828278SUB2 for health and MAPD.</w:t>
      </w:r>
    </w:p>
    <w:p w:rsidR="00000000" w:rsidDel="00000000" w:rsidP="00000000" w:rsidRDefault="00000000" w:rsidRPr="00000000" w14:paraId="00000008">
      <w:pPr>
        <w:rPr>
          <w:sz w:val="32"/>
          <w:szCs w:val="32"/>
        </w:rPr>
      </w:pPr>
      <w:r w:rsidDel="00000000" w:rsidR="00000000" w:rsidRPr="00000000">
        <w:rPr>
          <w:sz w:val="32"/>
          <w:szCs w:val="32"/>
          <w:rtl w:val="0"/>
        </w:rPr>
        <w:t xml:space="preserve">For Med Supp and life, he gets subagent3. 18828278.</w:t>
      </w:r>
    </w:p>
    <w:p w:rsidR="00000000" w:rsidDel="00000000" w:rsidP="00000000" w:rsidRDefault="00000000" w:rsidRPr="00000000" w14:paraId="00000009">
      <w:pPr>
        <w:rPr>
          <w:sz w:val="32"/>
          <w:szCs w:val="32"/>
        </w:rPr>
      </w:pPr>
      <w:r w:rsidDel="00000000" w:rsidR="00000000" w:rsidRPr="00000000">
        <w:rPr>
          <w:rtl w:val="0"/>
        </w:rPr>
      </w:r>
    </w:p>
    <w:p w:rsidR="00000000" w:rsidDel="00000000" w:rsidP="00000000" w:rsidRDefault="00000000" w:rsidRPr="00000000" w14:paraId="0000000A">
      <w:pPr>
        <w:rPr>
          <w:sz w:val="32"/>
          <w:szCs w:val="32"/>
        </w:rPr>
      </w:pPr>
      <w:r w:rsidDel="00000000" w:rsidR="00000000" w:rsidRPr="00000000">
        <w:rPr>
          <w:sz w:val="32"/>
          <w:szCs w:val="32"/>
          <w:rtl w:val="0"/>
        </w:rPr>
        <w:t xml:space="preserve">For John Roken any effective dates before 6-1-24 Jason is SL and after is Carol foley SL</w:t>
      </w:r>
    </w:p>
    <w:p w:rsidR="00000000" w:rsidDel="00000000" w:rsidP="00000000" w:rsidRDefault="00000000" w:rsidRPr="00000000" w14:paraId="0000000B">
      <w:pPr>
        <w:rPr>
          <w:sz w:val="32"/>
          <w:szCs w:val="32"/>
        </w:rPr>
      </w:pPr>
      <w:r w:rsidDel="00000000" w:rsidR="00000000" w:rsidRPr="00000000">
        <w:rPr>
          <w:sz w:val="32"/>
          <w:szCs w:val="32"/>
          <w:rtl w:val="0"/>
        </w:rPr>
        <w:t xml:space="preserve">Make sure to check anywhere we see Arnie Aloff, go to transfer sheet to check who should it go to? Link : </w:t>
      </w:r>
      <w:hyperlink r:id="rId7">
        <w:r w:rsidDel="00000000" w:rsidR="00000000" w:rsidRPr="00000000">
          <w:rPr>
            <w:color w:val="467886"/>
            <w:sz w:val="32"/>
            <w:szCs w:val="32"/>
            <w:u w:val="single"/>
            <w:rtl w:val="0"/>
          </w:rPr>
          <w:t xml:space="preserve">https://docs.google.com/spreadsheets/d/1NRgOl4Km93vSI32bWfhwakiiMH_yIQrlFbsas-69aII/edit?gid=1966029675#gid=1966029675</w:t>
        </w:r>
      </w:hyperlink>
      <w:r w:rsidDel="00000000" w:rsidR="00000000" w:rsidRPr="00000000">
        <w:rPr>
          <w:rtl w:val="0"/>
        </w:rPr>
      </w:r>
    </w:p>
    <w:p w:rsidR="00000000" w:rsidDel="00000000" w:rsidP="00000000" w:rsidRDefault="00000000" w:rsidRPr="00000000" w14:paraId="0000000C">
      <w:pPr>
        <w:rPr>
          <w:sz w:val="32"/>
          <w:szCs w:val="32"/>
        </w:rPr>
      </w:pPr>
      <w:r w:rsidDel="00000000" w:rsidR="00000000" w:rsidRPr="00000000">
        <w:rPr>
          <w:sz w:val="32"/>
          <w:szCs w:val="32"/>
          <w:rtl w:val="0"/>
        </w:rPr>
        <w:t xml:space="preserve">Use 18828278SUB2 for Michael Dunavat for all ACA and MAPD carriers. And use 18828278 ID for others (ex: ALL State)</w:t>
      </w:r>
    </w:p>
    <w:p w:rsidR="00000000" w:rsidDel="00000000" w:rsidP="00000000" w:rsidRDefault="00000000" w:rsidRPr="00000000" w14:paraId="0000000D">
      <w:pPr>
        <w:rPr>
          <w:rFonts w:ascii="Aptos" w:cs="Aptos" w:eastAsia="Aptos" w:hAnsi="Aptos"/>
          <w:sz w:val="32"/>
          <w:szCs w:val="32"/>
        </w:rPr>
      </w:pPr>
      <w:r w:rsidDel="00000000" w:rsidR="00000000" w:rsidRPr="00000000">
        <w:rPr>
          <w:rFonts w:ascii="Aptos" w:cs="Aptos" w:eastAsia="Aptos" w:hAnsi="Aptos"/>
          <w:sz w:val="32"/>
          <w:szCs w:val="32"/>
          <w:rtl w:val="0"/>
        </w:rPr>
        <w:t xml:space="preserve">Deborah Inskpit 17528908N is Sales Leader now, any carriers effective dates 1-2-25 and later she will be there SL.</w:t>
      </w:r>
    </w:p>
    <w:p w:rsidR="00000000" w:rsidDel="00000000" w:rsidP="00000000" w:rsidRDefault="00000000" w:rsidRPr="00000000" w14:paraId="0000000E">
      <w:pPr>
        <w:rPr>
          <w:rFonts w:ascii="Aptos" w:cs="Aptos" w:eastAsia="Aptos" w:hAnsi="Aptos"/>
          <w:sz w:val="32"/>
          <w:szCs w:val="32"/>
        </w:rPr>
      </w:pPr>
      <w:r w:rsidDel="00000000" w:rsidR="00000000" w:rsidRPr="00000000">
        <w:rPr>
          <w:rFonts w:ascii="Aptos" w:cs="Aptos" w:eastAsia="Aptos" w:hAnsi="Aptos"/>
          <w:sz w:val="32"/>
          <w:szCs w:val="32"/>
          <w:rtl w:val="0"/>
        </w:rPr>
        <w:t xml:space="preserve">Lisa Luse - 9254978N</w:t>
      </w:r>
    </w:p>
    <w:p w:rsidR="00000000" w:rsidDel="00000000" w:rsidP="00000000" w:rsidRDefault="00000000" w:rsidRPr="00000000" w14:paraId="0000000F">
      <w:pPr>
        <w:rPr>
          <w:rFonts w:ascii="Aptos" w:cs="Aptos" w:eastAsia="Aptos" w:hAnsi="Aptos"/>
          <w:sz w:val="32"/>
          <w:szCs w:val="32"/>
        </w:rPr>
      </w:pPr>
      <w:r w:rsidDel="00000000" w:rsidR="00000000" w:rsidRPr="00000000">
        <w:rPr>
          <w:rFonts w:ascii="Aptos" w:cs="Aptos" w:eastAsia="Aptos" w:hAnsi="Aptos"/>
          <w:sz w:val="32"/>
          <w:szCs w:val="32"/>
          <w:rtl w:val="0"/>
        </w:rPr>
        <w:t xml:space="preserve">Michelle Mckorkle - 18710070N</w:t>
      </w:r>
    </w:p>
    <w:p w:rsidR="00000000" w:rsidDel="00000000" w:rsidP="00000000" w:rsidRDefault="00000000" w:rsidRPr="00000000" w14:paraId="00000010">
      <w:pPr>
        <w:rPr>
          <w:sz w:val="32"/>
          <w:szCs w:val="32"/>
        </w:rPr>
      </w:pPr>
      <w:r w:rsidDel="00000000" w:rsidR="00000000" w:rsidRPr="00000000">
        <w:rPr>
          <w:rFonts w:ascii="Aptos" w:cs="Aptos" w:eastAsia="Aptos" w:hAnsi="Aptos"/>
          <w:sz w:val="32"/>
          <w:szCs w:val="32"/>
          <w:rtl w:val="0"/>
        </w:rPr>
        <w:t xml:space="preserve">Brian Raughter - 18406006N</w:t>
      </w:r>
      <w:r w:rsidDel="00000000" w:rsidR="00000000" w:rsidRPr="00000000">
        <w:rPr>
          <w:rtl w:val="0"/>
        </w:rPr>
      </w:r>
    </w:p>
    <w:p w:rsidR="00000000" w:rsidDel="00000000" w:rsidP="00000000" w:rsidRDefault="00000000" w:rsidRPr="00000000" w14:paraId="00000011">
      <w:pPr>
        <w:rPr>
          <w:rFonts w:ascii="Aptos" w:cs="Aptos" w:eastAsia="Aptos" w:hAnsi="Aptos"/>
          <w:sz w:val="32"/>
          <w:szCs w:val="32"/>
        </w:rPr>
      </w:pPr>
      <w:r w:rsidDel="00000000" w:rsidR="00000000" w:rsidRPr="00000000">
        <w:rPr>
          <w:rFonts w:ascii="Aptos" w:cs="Aptos" w:eastAsia="Aptos" w:hAnsi="Aptos"/>
          <w:sz w:val="32"/>
          <w:szCs w:val="32"/>
          <w:rtl w:val="0"/>
        </w:rPr>
        <w:t xml:space="preserve">Scott Aguglia - 8971826N</w:t>
      </w:r>
    </w:p>
    <w:p w:rsidR="00000000" w:rsidDel="00000000" w:rsidP="00000000" w:rsidRDefault="00000000" w:rsidRPr="00000000" w14:paraId="00000012">
      <w:pPr>
        <w:rPr>
          <w:rFonts w:ascii="Aptos" w:cs="Aptos" w:eastAsia="Aptos" w:hAnsi="Aptos"/>
          <w:sz w:val="32"/>
          <w:szCs w:val="32"/>
        </w:rPr>
      </w:pPr>
      <w:r w:rsidDel="00000000" w:rsidR="00000000" w:rsidRPr="00000000">
        <w:rPr>
          <w:rFonts w:ascii="Aptos" w:cs="Aptos" w:eastAsia="Aptos" w:hAnsi="Aptos"/>
          <w:sz w:val="32"/>
          <w:szCs w:val="32"/>
          <w:rtl w:val="0"/>
        </w:rPr>
        <w:t xml:space="preserve">Deborah Inskpit – 17528908N</w:t>
      </w:r>
    </w:p>
    <w:p w:rsidR="00000000" w:rsidDel="00000000" w:rsidP="00000000" w:rsidRDefault="00000000" w:rsidRPr="00000000" w14:paraId="00000013">
      <w:pPr>
        <w:rPr>
          <w:sz w:val="32"/>
          <w:szCs w:val="32"/>
        </w:rPr>
      </w:pPr>
      <w:r w:rsidDel="00000000" w:rsidR="00000000" w:rsidRPr="00000000">
        <w:rPr>
          <w:rFonts w:ascii="Aptos" w:cs="Aptos" w:eastAsia="Aptos" w:hAnsi="Aptos"/>
          <w:sz w:val="32"/>
          <w:szCs w:val="32"/>
          <w:rtl w:val="0"/>
        </w:rPr>
        <w:t xml:space="preserve">Josiah Luse – 20405298N</w:t>
      </w:r>
      <w:r w:rsidDel="00000000" w:rsidR="00000000" w:rsidRPr="00000000">
        <w:rPr>
          <w:rtl w:val="0"/>
        </w:rPr>
      </w:r>
    </w:p>
    <w:p w:rsidR="00000000" w:rsidDel="00000000" w:rsidP="00000000" w:rsidRDefault="00000000" w:rsidRPr="00000000" w14:paraId="00000014">
      <w:pPr>
        <w:rPr>
          <w:sz w:val="32"/>
          <w:szCs w:val="32"/>
          <w:highlight w:val="yellow"/>
        </w:rPr>
      </w:pPr>
      <w:r w:rsidDel="00000000" w:rsidR="00000000" w:rsidRPr="00000000">
        <w:rPr>
          <w:sz w:val="32"/>
          <w:szCs w:val="32"/>
          <w:highlight w:val="yellow"/>
          <w:rtl w:val="0"/>
        </w:rPr>
        <w:t xml:space="preserve">For Paying AV</w:t>
      </w:r>
    </w:p>
    <w:p w:rsidR="00000000" w:rsidDel="00000000" w:rsidP="00000000" w:rsidRDefault="00000000" w:rsidRPr="00000000" w14:paraId="00000015">
      <w:pPr>
        <w:rPr>
          <w:sz w:val="32"/>
          <w:szCs w:val="32"/>
        </w:rPr>
      </w:pPr>
      <w:r w:rsidDel="00000000" w:rsidR="00000000" w:rsidRPr="00000000">
        <w:rPr>
          <w:sz w:val="32"/>
          <w:szCs w:val="32"/>
          <w:rtl w:val="0"/>
        </w:rPr>
        <w:t xml:space="preserve">If the payments are not paying AV then make sure under Eagent portal we have [AV=X] formula, and under health under agent uncheck box AE.</w:t>
      </w:r>
    </w:p>
    <w:p w:rsidR="00000000" w:rsidDel="00000000" w:rsidP="00000000" w:rsidRDefault="00000000" w:rsidRPr="00000000" w14:paraId="00000016">
      <w:pPr>
        <w:rPr>
          <w:sz w:val="32"/>
          <w:szCs w:val="32"/>
          <w:highlight w:val="yellow"/>
        </w:rPr>
      </w:pPr>
      <w:r w:rsidDel="00000000" w:rsidR="00000000" w:rsidRPr="00000000">
        <w:rPr>
          <w:rtl w:val="0"/>
        </w:rPr>
      </w:r>
    </w:p>
    <w:p w:rsidR="00000000" w:rsidDel="00000000" w:rsidP="00000000" w:rsidRDefault="00000000" w:rsidRPr="00000000" w14:paraId="00000017">
      <w:pPr>
        <w:rPr>
          <w:sz w:val="32"/>
          <w:szCs w:val="32"/>
          <w:highlight w:val="yellow"/>
        </w:rPr>
      </w:pPr>
      <w:r w:rsidDel="00000000" w:rsidR="00000000" w:rsidRPr="00000000">
        <w:rPr>
          <w:sz w:val="32"/>
          <w:szCs w:val="32"/>
          <w:highlight w:val="yellow"/>
          <w:rtl w:val="0"/>
        </w:rPr>
        <w:t xml:space="preserve">Pay codes</w:t>
      </w:r>
    </w:p>
    <w:p w:rsidR="00000000" w:rsidDel="00000000" w:rsidP="00000000" w:rsidRDefault="00000000" w:rsidRPr="00000000" w14:paraId="00000018">
      <w:pPr>
        <w:rPr>
          <w:sz w:val="32"/>
          <w:szCs w:val="32"/>
        </w:rPr>
      </w:pPr>
      <w:r w:rsidDel="00000000" w:rsidR="00000000" w:rsidRPr="00000000">
        <w:rPr>
          <w:sz w:val="32"/>
          <w:szCs w:val="32"/>
          <w:rtl w:val="0"/>
        </w:rPr>
        <w:t xml:space="preserve">For all ACA use RN and pay code AE</w:t>
      </w:r>
    </w:p>
    <w:p w:rsidR="00000000" w:rsidDel="00000000" w:rsidP="00000000" w:rsidRDefault="00000000" w:rsidRPr="00000000" w14:paraId="00000019">
      <w:pPr>
        <w:rPr>
          <w:sz w:val="32"/>
          <w:szCs w:val="32"/>
        </w:rPr>
      </w:pPr>
      <w:r w:rsidDel="00000000" w:rsidR="00000000" w:rsidRPr="00000000">
        <w:rPr>
          <w:sz w:val="32"/>
          <w:szCs w:val="32"/>
          <w:rtl w:val="0"/>
        </w:rPr>
        <w:t xml:space="preserve">For all MAPD use RN and pay code AE2 for new policies and pay code AE for renewals.</w:t>
      </w:r>
    </w:p>
    <w:p w:rsidR="00000000" w:rsidDel="00000000" w:rsidP="00000000" w:rsidRDefault="00000000" w:rsidRPr="00000000" w14:paraId="0000001A">
      <w:pPr>
        <w:rPr>
          <w:sz w:val="32"/>
          <w:szCs w:val="32"/>
        </w:rPr>
      </w:pPr>
      <w:r w:rsidDel="00000000" w:rsidR="00000000" w:rsidRPr="00000000">
        <w:rPr>
          <w:sz w:val="32"/>
          <w:szCs w:val="32"/>
          <w:rtl w:val="0"/>
        </w:rPr>
        <w:t xml:space="preserve">Code AV1 is used when we already paid that agent advance in past and now want to apply towards their debit balance.</w:t>
      </w:r>
    </w:p>
    <w:p w:rsidR="00000000" w:rsidDel="00000000" w:rsidP="00000000" w:rsidRDefault="00000000" w:rsidRPr="00000000" w14:paraId="0000001B">
      <w:pPr>
        <w:rPr>
          <w:sz w:val="32"/>
          <w:szCs w:val="32"/>
        </w:rPr>
      </w:pPr>
      <w:r w:rsidDel="00000000" w:rsidR="00000000" w:rsidRPr="00000000">
        <w:rPr>
          <w:rtl w:val="0"/>
        </w:rPr>
      </w:r>
    </w:p>
    <w:p w:rsidR="00000000" w:rsidDel="00000000" w:rsidP="00000000" w:rsidRDefault="00000000" w:rsidRPr="00000000" w14:paraId="0000001C">
      <w:pPr>
        <w:rPr>
          <w:sz w:val="32"/>
          <w:szCs w:val="32"/>
        </w:rPr>
      </w:pPr>
      <w:r w:rsidDel="00000000" w:rsidR="00000000" w:rsidRPr="00000000">
        <w:rPr>
          <w:sz w:val="32"/>
          <w:szCs w:val="32"/>
          <w:highlight w:val="yellow"/>
          <w:rtl w:val="0"/>
        </w:rPr>
        <w:t xml:space="preserve">ACA Overrides</w:t>
      </w:r>
      <w:r w:rsidDel="00000000" w:rsidR="00000000" w:rsidRPr="00000000">
        <w:rPr>
          <w:rtl w:val="0"/>
        </w:rPr>
      </w:r>
    </w:p>
    <w:p w:rsidR="00000000" w:rsidDel="00000000" w:rsidP="00000000" w:rsidRDefault="00000000" w:rsidRPr="00000000" w14:paraId="0000001D">
      <w:pPr>
        <w:rPr>
          <w:sz w:val="32"/>
          <w:szCs w:val="32"/>
        </w:rPr>
      </w:pPr>
      <w:r w:rsidDel="00000000" w:rsidR="00000000" w:rsidRPr="00000000">
        <w:rPr>
          <w:sz w:val="32"/>
          <w:szCs w:val="32"/>
          <w:rtl w:val="0"/>
        </w:rPr>
        <w:t xml:space="preserve">Agent ID – 20411454 Agent Name – MLB</w:t>
      </w:r>
    </w:p>
    <w:p w:rsidR="00000000" w:rsidDel="00000000" w:rsidP="00000000" w:rsidRDefault="00000000" w:rsidRPr="00000000" w14:paraId="0000001E">
      <w:pPr>
        <w:rPr>
          <w:sz w:val="32"/>
          <w:szCs w:val="32"/>
        </w:rPr>
      </w:pPr>
      <w:r w:rsidDel="00000000" w:rsidR="00000000" w:rsidRPr="00000000">
        <w:rPr>
          <w:rtl w:val="0"/>
        </w:rPr>
      </w:r>
    </w:p>
    <w:p w:rsidR="00000000" w:rsidDel="00000000" w:rsidP="00000000" w:rsidRDefault="00000000" w:rsidRPr="00000000" w14:paraId="0000001F">
      <w:pPr>
        <w:rPr>
          <w:sz w:val="32"/>
          <w:szCs w:val="32"/>
        </w:rPr>
      </w:pPr>
      <w:r w:rsidDel="00000000" w:rsidR="00000000" w:rsidRPr="00000000">
        <w:rPr>
          <w:sz w:val="32"/>
          <w:szCs w:val="32"/>
          <w:rtl w:val="0"/>
        </w:rPr>
        <w:t xml:space="preserve">Formula for changing month </w:t>
      </w:r>
    </w:p>
    <w:p w:rsidR="00000000" w:rsidDel="00000000" w:rsidP="00000000" w:rsidRDefault="00000000" w:rsidRPr="00000000" w14:paraId="00000020">
      <w:pPr>
        <w:rPr>
          <w:sz w:val="32"/>
          <w:szCs w:val="32"/>
        </w:rPr>
      </w:pPr>
      <w:r w:rsidDel="00000000" w:rsidR="00000000" w:rsidRPr="00000000">
        <w:rPr>
          <w:sz w:val="32"/>
          <w:szCs w:val="32"/>
          <w:rtl w:val="0"/>
        </w:rPr>
        <w:t xml:space="preserve">=DATE(YEAR(A1), MONTH(A1) +1, DAY(A1))</w:t>
      </w:r>
    </w:p>
    <w:p w:rsidR="00000000" w:rsidDel="00000000" w:rsidP="00000000" w:rsidRDefault="00000000" w:rsidRPr="00000000" w14:paraId="00000021">
      <w:pPr>
        <w:rPr>
          <w:sz w:val="32"/>
          <w:szCs w:val="32"/>
        </w:rPr>
      </w:pPr>
      <w:r w:rsidDel="00000000" w:rsidR="00000000" w:rsidRPr="00000000">
        <w:rPr>
          <w:sz w:val="32"/>
          <w:szCs w:val="32"/>
          <w:rtl w:val="0"/>
        </w:rPr>
        <w:t xml:space="preserve">=TEXT(DATE(LEFT(J2,4), MID(J2,5,2), RIGHT(J2,2)), "M/d/yyyy")</w:t>
      </w:r>
    </w:p>
    <w:p w:rsidR="00000000" w:rsidDel="00000000" w:rsidP="00000000" w:rsidRDefault="00000000" w:rsidRPr="00000000" w14:paraId="00000022">
      <w:pPr>
        <w:rPr>
          <w:sz w:val="32"/>
          <w:szCs w:val="32"/>
          <w:highlight w:val="yellow"/>
        </w:rPr>
      </w:pPr>
      <w:r w:rsidDel="00000000" w:rsidR="00000000" w:rsidRPr="00000000">
        <w:rPr>
          <w:rtl w:val="0"/>
        </w:rPr>
      </w:r>
    </w:p>
    <w:p w:rsidR="00000000" w:rsidDel="00000000" w:rsidP="00000000" w:rsidRDefault="00000000" w:rsidRPr="00000000" w14:paraId="00000023">
      <w:pPr>
        <w:rPr>
          <w:sz w:val="32"/>
          <w:szCs w:val="32"/>
          <w:highlight w:val="yellow"/>
        </w:rPr>
      </w:pPr>
      <w:r w:rsidDel="00000000" w:rsidR="00000000" w:rsidRPr="00000000">
        <w:rPr>
          <w:sz w:val="32"/>
          <w:szCs w:val="32"/>
          <w:highlight w:val="yellow"/>
          <w:rtl w:val="0"/>
        </w:rPr>
        <w:t xml:space="preserve">How to add SL rate to apl MAPD</w:t>
      </w:r>
    </w:p>
    <w:p w:rsidR="00000000" w:rsidDel="00000000" w:rsidP="00000000" w:rsidRDefault="00000000" w:rsidRPr="00000000" w14:paraId="00000024">
      <w:pPr>
        <w:rPr>
          <w:sz w:val="32"/>
          <w:szCs w:val="32"/>
        </w:rPr>
      </w:pPr>
      <w:r w:rsidDel="00000000" w:rsidR="00000000" w:rsidRPr="00000000">
        <w:rPr>
          <w:sz w:val="32"/>
          <w:szCs w:val="32"/>
          <w:rtl w:val="0"/>
        </w:rPr>
        <w:t xml:space="preserve">SL rate is Agent plus actual sL rate for example</w:t>
      </w:r>
    </w:p>
    <w:p w:rsidR="00000000" w:rsidDel="00000000" w:rsidP="00000000" w:rsidRDefault="00000000" w:rsidRPr="00000000" w14:paraId="00000025">
      <w:pPr>
        <w:rPr>
          <w:sz w:val="32"/>
          <w:szCs w:val="32"/>
          <w:highlight w:val="yellow"/>
        </w:rPr>
      </w:pPr>
      <w:r w:rsidDel="00000000" w:rsidR="00000000" w:rsidRPr="00000000">
        <w:rPr>
          <w:sz w:val="32"/>
          <w:szCs w:val="32"/>
          <w:rtl w:val="0"/>
        </w:rPr>
        <w:t xml:space="preserve">For National product  Renewal Agent rate + Renewal SL rate 275.44+17.45 = 292.89</w:t>
      </w:r>
      <w:r w:rsidDel="00000000" w:rsidR="00000000" w:rsidRPr="00000000">
        <w:rPr>
          <w:rtl w:val="0"/>
        </w:rPr>
      </w:r>
    </w:p>
    <w:p w:rsidR="00000000" w:rsidDel="00000000" w:rsidP="00000000" w:rsidRDefault="00000000" w:rsidRPr="00000000" w14:paraId="00000026">
      <w:pPr>
        <w:rPr>
          <w:sz w:val="32"/>
          <w:szCs w:val="32"/>
          <w:highlight w:val="yellow"/>
        </w:rPr>
      </w:pPr>
      <w:r w:rsidDel="00000000" w:rsidR="00000000" w:rsidRPr="00000000">
        <w:rPr>
          <w:rtl w:val="0"/>
        </w:rPr>
      </w:r>
    </w:p>
    <w:p w:rsidR="00000000" w:rsidDel="00000000" w:rsidP="00000000" w:rsidRDefault="00000000" w:rsidRPr="00000000" w14:paraId="00000027">
      <w:pPr>
        <w:rPr>
          <w:sz w:val="32"/>
          <w:szCs w:val="32"/>
          <w:highlight w:val="yellow"/>
        </w:rPr>
      </w:pPr>
      <w:r w:rsidDel="00000000" w:rsidR="00000000" w:rsidRPr="00000000">
        <w:rPr>
          <w:sz w:val="32"/>
          <w:szCs w:val="32"/>
          <w:highlight w:val="yellow"/>
          <w:rtl w:val="0"/>
        </w:rPr>
        <w:t xml:space="preserve">Transamerica small group</w:t>
      </w:r>
    </w:p>
    <w:p w:rsidR="00000000" w:rsidDel="00000000" w:rsidP="00000000" w:rsidRDefault="00000000" w:rsidRPr="00000000" w14:paraId="00000028">
      <w:pPr>
        <w:rPr>
          <w:sz w:val="32"/>
          <w:szCs w:val="32"/>
        </w:rPr>
      </w:pPr>
      <w:r w:rsidDel="00000000" w:rsidR="00000000" w:rsidRPr="00000000">
        <w:rPr>
          <w:sz w:val="32"/>
          <w:szCs w:val="32"/>
          <w:rtl w:val="0"/>
        </w:rPr>
        <w:t xml:space="preserve">Use group number as ID</w:t>
      </w:r>
    </w:p>
    <w:p w:rsidR="00000000" w:rsidDel="00000000" w:rsidP="00000000" w:rsidRDefault="00000000" w:rsidRPr="00000000" w14:paraId="00000029">
      <w:pPr>
        <w:rPr>
          <w:sz w:val="32"/>
          <w:szCs w:val="32"/>
          <w:highlight w:val="yellow"/>
        </w:rPr>
      </w:pPr>
      <w:r w:rsidDel="00000000" w:rsidR="00000000" w:rsidRPr="00000000">
        <w:rPr>
          <w:rtl w:val="0"/>
        </w:rPr>
      </w:r>
    </w:p>
    <w:p w:rsidR="00000000" w:rsidDel="00000000" w:rsidP="00000000" w:rsidRDefault="00000000" w:rsidRPr="00000000" w14:paraId="0000002A">
      <w:pPr>
        <w:rPr>
          <w:sz w:val="32"/>
          <w:szCs w:val="32"/>
        </w:rPr>
      </w:pPr>
      <w:r w:rsidDel="00000000" w:rsidR="00000000" w:rsidRPr="00000000">
        <w:rPr>
          <w:sz w:val="32"/>
          <w:szCs w:val="32"/>
          <w:highlight w:val="yellow"/>
          <w:rtl w:val="0"/>
        </w:rPr>
        <w:t xml:space="preserve">Kaiser</w:t>
      </w:r>
      <w:r w:rsidDel="00000000" w:rsidR="00000000" w:rsidRPr="00000000">
        <w:rPr>
          <w:rtl w:val="0"/>
        </w:rPr>
      </w:r>
    </w:p>
    <w:p w:rsidR="00000000" w:rsidDel="00000000" w:rsidP="00000000" w:rsidRDefault="00000000" w:rsidRPr="00000000" w14:paraId="0000002B">
      <w:pPr>
        <w:rPr>
          <w:sz w:val="32"/>
          <w:szCs w:val="32"/>
        </w:rPr>
      </w:pPr>
      <w:r w:rsidDel="00000000" w:rsidR="00000000" w:rsidRPr="00000000">
        <w:rPr>
          <w:sz w:val="32"/>
          <w:szCs w:val="32"/>
          <w:rtl w:val="0"/>
        </w:rPr>
        <w:t xml:space="preserve">For Kaiser Mid Atlantic statement, we do not have member Id so we started using MLLB0041 till MLLB0434 so keep updating new ID as we keep getting new policies. </w:t>
      </w:r>
    </w:p>
    <w:p w:rsidR="00000000" w:rsidDel="00000000" w:rsidP="00000000" w:rsidRDefault="00000000" w:rsidRPr="00000000" w14:paraId="0000002C">
      <w:pPr>
        <w:rPr>
          <w:sz w:val="32"/>
          <w:szCs w:val="32"/>
        </w:rPr>
      </w:pPr>
      <w:r w:rsidDel="00000000" w:rsidR="00000000" w:rsidRPr="00000000">
        <w:rPr>
          <w:rtl w:val="0"/>
        </w:rPr>
      </w:r>
    </w:p>
    <w:p w:rsidR="00000000" w:rsidDel="00000000" w:rsidP="00000000" w:rsidRDefault="00000000" w:rsidRPr="00000000" w14:paraId="0000002D">
      <w:pPr>
        <w:rPr>
          <w:sz w:val="32"/>
          <w:szCs w:val="32"/>
        </w:rPr>
      </w:pPr>
      <w:r w:rsidDel="00000000" w:rsidR="00000000" w:rsidRPr="00000000">
        <w:rPr>
          <w:sz w:val="32"/>
          <w:szCs w:val="32"/>
          <w:rtl w:val="0"/>
        </w:rPr>
        <w:t xml:space="preserve">For </w:t>
      </w:r>
      <w:sdt>
        <w:sdtPr>
          <w:id w:val="-1073375915"/>
          <w:tag w:val="goog_rdk_0"/>
        </w:sdtPr>
        <w:sdtContent>
          <w:r w:rsidDel="00000000" w:rsidR="00000000" w:rsidRPr="00000000">
            <w:rPr>
              <w:sz w:val="32"/>
              <w:szCs w:val="32"/>
              <w:highlight w:val="yellow"/>
              <w:rtl w:val="0"/>
              <w:rPrChange w:author="Janki Patel" w:id="0" w:date="2024-10-22T16:53:00Z">
                <w:rPr>
                  <w:sz w:val="32"/>
                  <w:szCs w:val="32"/>
                </w:rPr>
              </w:rPrChange>
            </w:rPr>
            <w:t xml:space="preserve">Kaiser of Colorado ID</w:t>
          </w:r>
        </w:sdtContent>
      </w:sdt>
      <w:r w:rsidDel="00000000" w:rsidR="00000000" w:rsidRPr="00000000">
        <w:rPr>
          <w:sz w:val="32"/>
          <w:szCs w:val="32"/>
          <w:rtl w:val="0"/>
        </w:rPr>
        <w:t xml:space="preserve"> I added new ID’s from CO123 until CO507 so use this link and keep adding new policies to this book of business. </w:t>
      </w:r>
      <w:hyperlink r:id="rId8">
        <w:r w:rsidDel="00000000" w:rsidR="00000000" w:rsidRPr="00000000">
          <w:rPr>
            <w:color w:val="467886"/>
            <w:sz w:val="32"/>
            <w:szCs w:val="32"/>
            <w:u w:val="single"/>
            <w:rtl w:val="0"/>
          </w:rPr>
          <w:t xml:space="preserve">https://docs.google.com/spreadsheets/d/1vx9dCdL8pSC2tWipKzILAQ2yVX33dOhQ/edit?usp=sharing&amp;ouid=100678524831077906539&amp;rtpof=true&amp;sd=true</w:t>
        </w:r>
      </w:hyperlink>
      <w:r w:rsidDel="00000000" w:rsidR="00000000" w:rsidRPr="00000000">
        <w:rPr>
          <w:rtl w:val="0"/>
        </w:rPr>
      </w:r>
    </w:p>
    <w:p w:rsidR="00000000" w:rsidDel="00000000" w:rsidP="00000000" w:rsidRDefault="00000000" w:rsidRPr="00000000" w14:paraId="0000002E">
      <w:pPr>
        <w:rPr>
          <w:sz w:val="32"/>
          <w:szCs w:val="32"/>
        </w:rPr>
      </w:pPr>
      <w:r w:rsidDel="00000000" w:rsidR="00000000" w:rsidRPr="00000000">
        <w:rPr>
          <w:rtl w:val="0"/>
        </w:rPr>
      </w:r>
    </w:p>
    <w:p w:rsidR="00000000" w:rsidDel="00000000" w:rsidP="00000000" w:rsidRDefault="00000000" w:rsidRPr="00000000" w14:paraId="0000002F">
      <w:pPr>
        <w:rPr>
          <w:sz w:val="32"/>
          <w:szCs w:val="32"/>
        </w:rPr>
      </w:pPr>
      <w:r w:rsidDel="00000000" w:rsidR="00000000" w:rsidRPr="00000000">
        <w:rPr>
          <w:rtl w:val="0"/>
        </w:rPr>
      </w:r>
    </w:p>
    <w:p w:rsidR="00000000" w:rsidDel="00000000" w:rsidP="00000000" w:rsidRDefault="00000000" w:rsidRPr="00000000" w14:paraId="00000030">
      <w:pPr>
        <w:rPr>
          <w:sz w:val="32"/>
          <w:szCs w:val="32"/>
        </w:rPr>
      </w:pPr>
      <w:r w:rsidDel="00000000" w:rsidR="00000000" w:rsidRPr="00000000">
        <w:rPr>
          <w:sz w:val="32"/>
          <w:szCs w:val="32"/>
          <w:rtl w:val="0"/>
        </w:rPr>
        <w:t xml:space="preserve">For </w:t>
      </w:r>
      <w:sdt>
        <w:sdtPr>
          <w:id w:val="-1943828549"/>
          <w:tag w:val="goog_rdk_1"/>
        </w:sdtPr>
        <w:sdtContent>
          <w:r w:rsidDel="00000000" w:rsidR="00000000" w:rsidRPr="00000000">
            <w:rPr>
              <w:sz w:val="32"/>
              <w:szCs w:val="32"/>
              <w:highlight w:val="yellow"/>
              <w:rtl w:val="0"/>
              <w:rPrChange w:author="Janki Patel" w:id="1" w:date="2024-10-22T16:53:00Z">
                <w:rPr>
                  <w:sz w:val="32"/>
                  <w:szCs w:val="32"/>
                </w:rPr>
              </w:rPrChange>
            </w:rPr>
            <w:t xml:space="preserve">Kaiser GA</w:t>
          </w:r>
        </w:sdtContent>
      </w:sdt>
      <w:r w:rsidDel="00000000" w:rsidR="00000000" w:rsidRPr="00000000">
        <w:rPr>
          <w:sz w:val="32"/>
          <w:szCs w:val="32"/>
          <w:rtl w:val="0"/>
        </w:rPr>
        <w:t xml:space="preserve"> ID start with GA12</w:t>
      </w:r>
      <w:sdt>
        <w:sdtPr>
          <w:id w:val="1606843003"/>
          <w:tag w:val="goog_rdk_2"/>
        </w:sdtPr>
        <w:sdtContent>
          <w:ins w:author="Guest User" w:id="2" w:date="2024-10-22T16:59:00Z">
            <w:r w:rsidDel="00000000" w:rsidR="00000000" w:rsidRPr="00000000">
              <w:rPr>
                <w:sz w:val="32"/>
                <w:szCs w:val="32"/>
                <w:rtl w:val="0"/>
              </w:rPr>
              <w:t xml:space="preserve">4</w:t>
            </w:r>
          </w:ins>
        </w:sdtContent>
      </w:sdt>
      <w:sdt>
        <w:sdtPr>
          <w:id w:val="-1837774234"/>
          <w:tag w:val="goog_rdk_3"/>
        </w:sdtPr>
        <w:sdtContent>
          <w:del w:author="Guest User" w:id="2" w:date="2024-10-22T16:59:00Z">
            <w:r w:rsidDel="00000000" w:rsidR="00000000" w:rsidRPr="00000000">
              <w:rPr>
                <w:sz w:val="32"/>
                <w:szCs w:val="32"/>
                <w:rtl w:val="0"/>
              </w:rPr>
              <w:delText xml:space="preserve">3</w:delText>
            </w:r>
          </w:del>
        </w:sdtContent>
      </w:sdt>
      <w:r w:rsidDel="00000000" w:rsidR="00000000" w:rsidRPr="00000000">
        <w:rPr>
          <w:sz w:val="32"/>
          <w:szCs w:val="32"/>
          <w:rtl w:val="0"/>
        </w:rPr>
        <w:t xml:space="preserve">.</w:t>
      </w:r>
    </w:p>
    <w:p w:rsidR="00000000" w:rsidDel="00000000" w:rsidP="00000000" w:rsidRDefault="00000000" w:rsidRPr="00000000" w14:paraId="00000031">
      <w:pPr>
        <w:rPr>
          <w:sz w:val="32"/>
          <w:szCs w:val="32"/>
        </w:rPr>
      </w:pPr>
      <w:r w:rsidDel="00000000" w:rsidR="00000000" w:rsidRPr="00000000">
        <w:rPr>
          <w:sz w:val="32"/>
          <w:szCs w:val="32"/>
          <w:highlight w:val="yellow"/>
          <w:rtl w:val="0"/>
        </w:rPr>
        <w:t xml:space="preserve">GTL</w:t>
      </w:r>
      <w:r w:rsidDel="00000000" w:rsidR="00000000" w:rsidRPr="00000000">
        <w:rPr>
          <w:rtl w:val="0"/>
        </w:rPr>
      </w:r>
    </w:p>
    <w:p w:rsidR="00000000" w:rsidDel="00000000" w:rsidP="00000000" w:rsidRDefault="00000000" w:rsidRPr="00000000" w14:paraId="00000032">
      <w:pPr>
        <w:rPr>
          <w:sz w:val="32"/>
          <w:szCs w:val="32"/>
        </w:rPr>
      </w:pPr>
      <w:r w:rsidDel="00000000" w:rsidR="00000000" w:rsidRPr="00000000">
        <w:rPr>
          <w:sz w:val="32"/>
          <w:szCs w:val="32"/>
          <w:rtl w:val="0"/>
        </w:rPr>
        <w:t xml:space="preserve">For GTL weekly advance the advances are paid for 75% and then 65%</w:t>
      </w:r>
    </w:p>
    <w:p w:rsidR="00000000" w:rsidDel="00000000" w:rsidP="00000000" w:rsidRDefault="00000000" w:rsidRPr="00000000" w14:paraId="00000033">
      <w:pPr>
        <w:rPr>
          <w:sz w:val="32"/>
          <w:szCs w:val="32"/>
          <w:highlight w:val="yellow"/>
        </w:rPr>
      </w:pPr>
      <w:r w:rsidDel="00000000" w:rsidR="00000000" w:rsidRPr="00000000">
        <w:rPr>
          <w:rtl w:val="0"/>
        </w:rPr>
      </w:r>
    </w:p>
    <w:p w:rsidR="00000000" w:rsidDel="00000000" w:rsidP="00000000" w:rsidRDefault="00000000" w:rsidRPr="00000000" w14:paraId="00000034">
      <w:pPr>
        <w:rPr>
          <w:sz w:val="32"/>
          <w:szCs w:val="32"/>
          <w:highlight w:val="yellow"/>
        </w:rPr>
      </w:pPr>
      <w:r w:rsidDel="00000000" w:rsidR="00000000" w:rsidRPr="00000000">
        <w:rPr>
          <w:sz w:val="32"/>
          <w:szCs w:val="32"/>
          <w:highlight w:val="yellow"/>
          <w:rtl w:val="0"/>
        </w:rPr>
        <w:t xml:space="preserve">Cigna ACA</w:t>
      </w:r>
    </w:p>
    <w:p w:rsidR="00000000" w:rsidDel="00000000" w:rsidP="00000000" w:rsidRDefault="00000000" w:rsidRPr="00000000" w14:paraId="00000035">
      <w:pPr>
        <w:rPr>
          <w:sz w:val="32"/>
          <w:szCs w:val="32"/>
        </w:rPr>
      </w:pPr>
      <w:r w:rsidDel="00000000" w:rsidR="00000000" w:rsidRPr="00000000">
        <w:rPr>
          <w:sz w:val="32"/>
          <w:szCs w:val="32"/>
          <w:rtl w:val="0"/>
        </w:rPr>
        <w:t xml:space="preserve">For Cigna box overrides add 1 at the end of the policy ID</w:t>
      </w:r>
    </w:p>
    <w:p w:rsidR="00000000" w:rsidDel="00000000" w:rsidP="00000000" w:rsidRDefault="00000000" w:rsidRPr="00000000" w14:paraId="00000036">
      <w:pPr>
        <w:rPr>
          <w:sz w:val="32"/>
          <w:szCs w:val="32"/>
        </w:rPr>
      </w:pPr>
      <w:r w:rsidDel="00000000" w:rsidR="00000000" w:rsidRPr="00000000">
        <w:rPr>
          <w:sz w:val="32"/>
          <w:szCs w:val="32"/>
          <w:rtl w:val="0"/>
        </w:rPr>
        <w:t xml:space="preserve">For Cigna Dental polices add 7 at the end of the policies.</w:t>
      </w:r>
    </w:p>
    <w:p w:rsidR="00000000" w:rsidDel="00000000" w:rsidP="00000000" w:rsidRDefault="00000000" w:rsidRPr="00000000" w14:paraId="00000037">
      <w:pPr>
        <w:rPr>
          <w:sz w:val="32"/>
          <w:szCs w:val="32"/>
        </w:rPr>
      </w:pPr>
      <w:r w:rsidDel="00000000" w:rsidR="00000000" w:rsidRPr="00000000">
        <w:rPr>
          <w:sz w:val="32"/>
          <w:szCs w:val="32"/>
          <w:rtl w:val="0"/>
        </w:rPr>
        <w:t xml:space="preserve">For </w:t>
      </w:r>
      <w:r w:rsidDel="00000000" w:rsidR="00000000" w:rsidRPr="00000000">
        <w:rPr>
          <w:color w:val="ff0000"/>
          <w:sz w:val="32"/>
          <w:szCs w:val="32"/>
          <w:rtl w:val="0"/>
        </w:rPr>
        <w:t xml:space="preserve">Cigna BONUS</w:t>
      </w:r>
      <w:r w:rsidDel="00000000" w:rsidR="00000000" w:rsidRPr="00000000">
        <w:rPr>
          <w:sz w:val="32"/>
          <w:szCs w:val="32"/>
          <w:rtl w:val="0"/>
        </w:rPr>
        <w:t xml:space="preserve"> add 5 at the end of the policy ID</w:t>
      </w:r>
    </w:p>
    <w:p w:rsidR="00000000" w:rsidDel="00000000" w:rsidP="00000000" w:rsidRDefault="00000000" w:rsidRPr="00000000" w14:paraId="00000038">
      <w:pPr>
        <w:rPr>
          <w:sz w:val="32"/>
          <w:szCs w:val="32"/>
        </w:rPr>
      </w:pPr>
      <w:r w:rsidDel="00000000" w:rsidR="00000000" w:rsidRPr="00000000">
        <w:rPr>
          <w:sz w:val="32"/>
          <w:szCs w:val="32"/>
          <w:rtl w:val="0"/>
        </w:rPr>
        <w:t xml:space="preserve"> </w:t>
      </w:r>
      <w:r w:rsidDel="00000000" w:rsidR="00000000" w:rsidRPr="00000000">
        <w:rPr>
          <w:sz w:val="32"/>
          <w:szCs w:val="32"/>
          <w:highlight w:val="yellow"/>
          <w:rtl w:val="0"/>
        </w:rPr>
        <w:t xml:space="preserve">Cigna MAPD</w:t>
      </w:r>
      <w:r w:rsidDel="00000000" w:rsidR="00000000" w:rsidRPr="00000000">
        <w:rPr>
          <w:rtl w:val="0"/>
        </w:rPr>
      </w:r>
    </w:p>
    <w:p w:rsidR="00000000" w:rsidDel="00000000" w:rsidP="00000000" w:rsidRDefault="00000000" w:rsidRPr="00000000" w14:paraId="00000039">
      <w:pPr>
        <w:rPr>
          <w:sz w:val="32"/>
          <w:szCs w:val="32"/>
          <w:highlight w:val="yellow"/>
        </w:rPr>
      </w:pPr>
      <w:r w:rsidDel="00000000" w:rsidR="00000000" w:rsidRPr="00000000">
        <w:rPr>
          <w:sz w:val="32"/>
          <w:szCs w:val="32"/>
          <w:highlight w:val="yellow"/>
          <w:rtl w:val="0"/>
        </w:rPr>
        <w:t xml:space="preserve">For 2025 Add 9 at the end of the ID and 99 for Overrides</w:t>
      </w:r>
    </w:p>
    <w:p w:rsidR="00000000" w:rsidDel="00000000" w:rsidP="00000000" w:rsidRDefault="00000000" w:rsidRPr="00000000" w14:paraId="0000003A">
      <w:pPr>
        <w:rPr>
          <w:sz w:val="32"/>
          <w:szCs w:val="32"/>
        </w:rPr>
      </w:pPr>
      <w:r w:rsidDel="00000000" w:rsidR="00000000" w:rsidRPr="00000000">
        <w:rPr>
          <w:sz w:val="32"/>
          <w:szCs w:val="32"/>
          <w:rtl w:val="0"/>
        </w:rPr>
        <w:t xml:space="preserve">Contact Us</w:t>
      </w:r>
    </w:p>
    <w:p w:rsidR="00000000" w:rsidDel="00000000" w:rsidP="00000000" w:rsidRDefault="00000000" w:rsidRPr="00000000" w14:paraId="0000003B">
      <w:pPr>
        <w:rPr>
          <w:sz w:val="32"/>
          <w:szCs w:val="32"/>
        </w:rPr>
      </w:pPr>
      <w:r w:rsidDel="00000000" w:rsidR="00000000" w:rsidRPr="00000000">
        <w:rPr>
          <w:sz w:val="32"/>
          <w:szCs w:val="32"/>
          <w:rtl w:val="0"/>
        </w:rPr>
        <w:t xml:space="preserve">Cigna Medicare Advantage</w:t>
      </w:r>
    </w:p>
    <w:p w:rsidR="00000000" w:rsidDel="00000000" w:rsidP="00000000" w:rsidRDefault="00000000" w:rsidRPr="00000000" w14:paraId="0000003C">
      <w:pPr>
        <w:rPr>
          <w:sz w:val="32"/>
          <w:szCs w:val="32"/>
        </w:rPr>
      </w:pPr>
      <w:r w:rsidDel="00000000" w:rsidR="00000000" w:rsidRPr="00000000">
        <w:rPr>
          <w:sz w:val="32"/>
          <w:szCs w:val="32"/>
          <w:rtl w:val="0"/>
        </w:rPr>
        <w:t xml:space="preserve">1 (866) 442-7516 Email: </w:t>
      </w:r>
      <w:hyperlink r:id="rId9">
        <w:r w:rsidDel="00000000" w:rsidR="00000000" w:rsidRPr="00000000">
          <w:rPr>
            <w:color w:val="467886"/>
            <w:sz w:val="32"/>
            <w:szCs w:val="32"/>
            <w:u w:val="single"/>
            <w:rtl w:val="0"/>
          </w:rPr>
          <w:t xml:space="preserve">CARL@cigna.com</w:t>
        </w:r>
      </w:hyperlink>
      <w:r w:rsidDel="00000000" w:rsidR="00000000" w:rsidRPr="00000000">
        <w:rPr>
          <w:rtl w:val="0"/>
        </w:rPr>
      </w:r>
    </w:p>
    <w:p w:rsidR="00000000" w:rsidDel="00000000" w:rsidP="00000000" w:rsidRDefault="00000000" w:rsidRPr="00000000" w14:paraId="0000003D">
      <w:pPr>
        <w:rPr>
          <w:sz w:val="32"/>
          <w:szCs w:val="32"/>
        </w:rPr>
      </w:pPr>
      <w:r w:rsidDel="00000000" w:rsidR="00000000" w:rsidRPr="00000000">
        <w:rPr>
          <w:sz w:val="32"/>
          <w:szCs w:val="32"/>
          <w:highlight w:val="yellow"/>
          <w:rtl w:val="0"/>
        </w:rPr>
        <w:t xml:space="preserve">Cigna Med supp</w:t>
      </w:r>
      <w:r w:rsidDel="00000000" w:rsidR="00000000" w:rsidRPr="00000000">
        <w:rPr>
          <w:rtl w:val="0"/>
        </w:rPr>
      </w:r>
    </w:p>
    <w:p w:rsidR="00000000" w:rsidDel="00000000" w:rsidP="00000000" w:rsidRDefault="00000000" w:rsidRPr="00000000" w14:paraId="0000003E">
      <w:pPr>
        <w:rPr>
          <w:sz w:val="32"/>
          <w:szCs w:val="32"/>
        </w:rPr>
      </w:pPr>
      <w:r w:rsidDel="00000000" w:rsidR="00000000" w:rsidRPr="00000000">
        <w:rPr>
          <w:sz w:val="32"/>
          <w:szCs w:val="32"/>
          <w:rtl w:val="0"/>
        </w:rPr>
        <w:t xml:space="preserve">For Cigna Med supp we had paid advanced to certain agents only. So, any new policies we will pay AV but older check sheet on drive. </w:t>
      </w:r>
    </w:p>
    <w:p w:rsidR="00000000" w:rsidDel="00000000" w:rsidP="00000000" w:rsidRDefault="00000000" w:rsidRPr="00000000" w14:paraId="0000003F">
      <w:pPr>
        <w:rPr>
          <w:sz w:val="32"/>
          <w:szCs w:val="32"/>
        </w:rPr>
      </w:pPr>
      <w:hyperlink r:id="rId10">
        <w:r w:rsidDel="00000000" w:rsidR="00000000" w:rsidRPr="00000000">
          <w:rPr>
            <w:color w:val="467886"/>
            <w:sz w:val="32"/>
            <w:szCs w:val="32"/>
            <w:u w:val="single"/>
            <w:rtl w:val="0"/>
          </w:rPr>
          <w:t xml:space="preserve">https://docs.google.com/spreadsheets/d/1Yk4UDBSXnWMtSHqZ80hbYv9szCd-zSNJ/edit?usp=drive_link&amp;ouid=100678524831077906539&amp;rtpof=true&amp;sd=true</w:t>
        </w:r>
      </w:hyperlink>
      <w:r w:rsidDel="00000000" w:rsidR="00000000" w:rsidRPr="00000000">
        <w:rPr>
          <w:rtl w:val="0"/>
        </w:rPr>
      </w:r>
    </w:p>
    <w:p w:rsidR="00000000" w:rsidDel="00000000" w:rsidP="00000000" w:rsidRDefault="00000000" w:rsidRPr="00000000" w14:paraId="00000040">
      <w:pPr>
        <w:rPr>
          <w:sz w:val="32"/>
          <w:szCs w:val="32"/>
        </w:rPr>
      </w:pPr>
      <w:r w:rsidDel="00000000" w:rsidR="00000000" w:rsidRPr="00000000">
        <w:rPr>
          <w:sz w:val="32"/>
          <w:szCs w:val="32"/>
          <w:highlight w:val="yellow"/>
          <w:rtl w:val="0"/>
        </w:rPr>
        <w:t xml:space="preserve">Mutual of Omaha</w:t>
      </w:r>
      <w:r w:rsidDel="00000000" w:rsidR="00000000" w:rsidRPr="00000000">
        <w:rPr>
          <w:rtl w:val="0"/>
        </w:rPr>
      </w:r>
    </w:p>
    <w:p w:rsidR="00000000" w:rsidDel="00000000" w:rsidP="00000000" w:rsidRDefault="00000000" w:rsidRPr="00000000" w14:paraId="00000041">
      <w:pPr>
        <w:rPr>
          <w:sz w:val="32"/>
          <w:szCs w:val="32"/>
        </w:rPr>
      </w:pPr>
      <w:r w:rsidDel="00000000" w:rsidR="00000000" w:rsidRPr="00000000">
        <w:rPr>
          <w:sz w:val="32"/>
          <w:szCs w:val="32"/>
          <w:rtl w:val="0"/>
        </w:rPr>
        <w:t xml:space="preserve">How to find who is the agent.</w:t>
      </w:r>
    </w:p>
    <w:p w:rsidR="00000000" w:rsidDel="00000000" w:rsidP="00000000" w:rsidRDefault="00000000" w:rsidRPr="00000000" w14:paraId="00000042">
      <w:pPr>
        <w:rPr>
          <w:sz w:val="32"/>
          <w:szCs w:val="32"/>
        </w:rPr>
      </w:pPr>
      <w:r w:rsidDel="00000000" w:rsidR="00000000" w:rsidRPr="00000000">
        <w:rPr>
          <w:sz w:val="32"/>
          <w:szCs w:val="32"/>
          <w:rtl w:val="0"/>
        </w:rPr>
        <w:t xml:space="preserve">You have to go to the Report book of business and then choose life or health and in the search option by production number, put in the agent id and it will tell you the name. If you do life and nothing comes up go back and do health because they are separate id numbers.</w:t>
      </w:r>
    </w:p>
    <w:p w:rsidR="00000000" w:rsidDel="00000000" w:rsidP="00000000" w:rsidRDefault="00000000" w:rsidRPr="00000000" w14:paraId="00000043">
      <w:pPr>
        <w:rPr>
          <w:sz w:val="32"/>
          <w:szCs w:val="32"/>
        </w:rPr>
      </w:pPr>
      <w:r w:rsidDel="00000000" w:rsidR="00000000" w:rsidRPr="00000000">
        <w:rPr>
          <w:sz w:val="32"/>
          <w:szCs w:val="32"/>
          <w:highlight w:val="yellow"/>
          <w:rtl w:val="0"/>
        </w:rPr>
        <w:t xml:space="preserve">Heartland</w:t>
      </w:r>
      <w:r w:rsidDel="00000000" w:rsidR="00000000" w:rsidRPr="00000000">
        <w:rPr>
          <w:rtl w:val="0"/>
        </w:rPr>
      </w:r>
    </w:p>
    <w:p w:rsidR="00000000" w:rsidDel="00000000" w:rsidP="00000000" w:rsidRDefault="00000000" w:rsidRPr="00000000" w14:paraId="00000044">
      <w:pPr>
        <w:rPr>
          <w:sz w:val="32"/>
          <w:szCs w:val="32"/>
        </w:rPr>
      </w:pPr>
      <w:r w:rsidDel="00000000" w:rsidR="00000000" w:rsidRPr="00000000">
        <w:rPr>
          <w:sz w:val="32"/>
          <w:szCs w:val="32"/>
          <w:rtl w:val="0"/>
        </w:rPr>
        <w:t xml:space="preserve">When processing Heartland policies the premium needs to be divided by 12 so if the premium is $816.65 then we add premium as $68.05</w:t>
      </w:r>
    </w:p>
    <w:p w:rsidR="00000000" w:rsidDel="00000000" w:rsidP="00000000" w:rsidRDefault="00000000" w:rsidRPr="00000000" w14:paraId="00000045">
      <w:pPr>
        <w:rPr>
          <w:sz w:val="32"/>
          <w:szCs w:val="32"/>
        </w:rPr>
      </w:pPr>
      <w:r w:rsidDel="00000000" w:rsidR="00000000" w:rsidRPr="00000000">
        <w:rPr>
          <w:sz w:val="32"/>
          <w:szCs w:val="32"/>
          <w:highlight w:val="yellow"/>
          <w:rtl w:val="0"/>
        </w:rPr>
        <w:t xml:space="preserve">ALLSTATE</w:t>
      </w:r>
      <w:r w:rsidDel="00000000" w:rsidR="00000000" w:rsidRPr="00000000">
        <w:rPr>
          <w:rtl w:val="0"/>
        </w:rPr>
      </w:r>
    </w:p>
    <w:p w:rsidR="00000000" w:rsidDel="00000000" w:rsidP="00000000" w:rsidRDefault="00000000" w:rsidRPr="00000000" w14:paraId="00000046">
      <w:pPr>
        <w:rPr>
          <w:sz w:val="32"/>
          <w:szCs w:val="32"/>
        </w:rPr>
      </w:pPr>
      <w:r w:rsidDel="00000000" w:rsidR="00000000" w:rsidRPr="00000000">
        <w:rPr>
          <w:sz w:val="32"/>
          <w:szCs w:val="32"/>
          <w:rtl w:val="0"/>
        </w:rPr>
        <w:t xml:space="preserve">For all state for any NB statement, we only pay advance agents and any who is AE we do not process those policies because we did not get payment. When processing renewal statements we process all AE agents and for all AV agents it has to be applied towards their debit balance. </w:t>
      </w:r>
    </w:p>
    <w:p w:rsidR="00000000" w:rsidDel="00000000" w:rsidP="00000000" w:rsidRDefault="00000000" w:rsidRPr="00000000" w14:paraId="00000047">
      <w:pPr>
        <w:rPr>
          <w:sz w:val="32"/>
          <w:szCs w:val="32"/>
        </w:rPr>
      </w:pPr>
      <w:r w:rsidDel="00000000" w:rsidR="00000000" w:rsidRPr="00000000">
        <w:rPr>
          <w:rtl w:val="0"/>
        </w:rPr>
      </w:r>
    </w:p>
    <w:p w:rsidR="00000000" w:rsidDel="00000000" w:rsidP="00000000" w:rsidRDefault="00000000" w:rsidRPr="00000000" w14:paraId="00000048">
      <w:pPr>
        <w:rPr>
          <w:sz w:val="32"/>
          <w:szCs w:val="32"/>
        </w:rPr>
      </w:pPr>
      <w:r w:rsidDel="00000000" w:rsidR="00000000" w:rsidRPr="00000000">
        <w:rPr>
          <w:sz w:val="32"/>
          <w:szCs w:val="32"/>
          <w:highlight w:val="yellow"/>
          <w:rtl w:val="0"/>
        </w:rPr>
        <w:t xml:space="preserve">Ambetter</w:t>
      </w:r>
      <w:r w:rsidDel="00000000" w:rsidR="00000000" w:rsidRPr="00000000">
        <w:rPr>
          <w:rtl w:val="0"/>
        </w:rPr>
      </w:r>
    </w:p>
    <w:p w:rsidR="00000000" w:rsidDel="00000000" w:rsidP="00000000" w:rsidRDefault="00000000" w:rsidRPr="00000000" w14:paraId="00000049">
      <w:pPr>
        <w:rPr>
          <w:sz w:val="32"/>
          <w:szCs w:val="32"/>
        </w:rPr>
      </w:pPr>
      <w:r w:rsidDel="00000000" w:rsidR="00000000" w:rsidRPr="00000000">
        <w:rPr>
          <w:sz w:val="32"/>
          <w:szCs w:val="32"/>
          <w:rtl w:val="0"/>
        </w:rPr>
        <w:t xml:space="preserve">Add 1 in the end of the ID for $2.00 overrides</w:t>
      </w:r>
    </w:p>
    <w:p w:rsidR="00000000" w:rsidDel="00000000" w:rsidP="00000000" w:rsidRDefault="00000000" w:rsidRPr="00000000" w14:paraId="0000004A">
      <w:pPr>
        <w:rPr>
          <w:sz w:val="32"/>
          <w:szCs w:val="32"/>
          <w:highlight w:val="yellow"/>
        </w:rPr>
      </w:pPr>
      <w:r w:rsidDel="00000000" w:rsidR="00000000" w:rsidRPr="00000000">
        <w:rPr>
          <w:rtl w:val="0"/>
        </w:rPr>
      </w:r>
    </w:p>
    <w:p w:rsidR="00000000" w:rsidDel="00000000" w:rsidP="00000000" w:rsidRDefault="00000000" w:rsidRPr="00000000" w14:paraId="0000004B">
      <w:pPr>
        <w:rPr>
          <w:sz w:val="32"/>
          <w:szCs w:val="32"/>
        </w:rPr>
      </w:pPr>
      <w:r w:rsidDel="00000000" w:rsidR="00000000" w:rsidRPr="00000000">
        <w:rPr>
          <w:sz w:val="32"/>
          <w:szCs w:val="32"/>
          <w:highlight w:val="yellow"/>
          <w:rtl w:val="0"/>
        </w:rPr>
        <w:t xml:space="preserve">Alterwood</w:t>
      </w:r>
      <w:r w:rsidDel="00000000" w:rsidR="00000000" w:rsidRPr="00000000">
        <w:rPr>
          <w:rtl w:val="0"/>
        </w:rPr>
      </w:r>
    </w:p>
    <w:p w:rsidR="00000000" w:rsidDel="00000000" w:rsidP="00000000" w:rsidRDefault="00000000" w:rsidRPr="00000000" w14:paraId="0000004C">
      <w:pPr>
        <w:rPr>
          <w:sz w:val="32"/>
          <w:szCs w:val="32"/>
        </w:rPr>
      </w:pPr>
      <w:r w:rsidDel="00000000" w:rsidR="00000000" w:rsidRPr="00000000">
        <w:rPr>
          <w:sz w:val="32"/>
          <w:szCs w:val="32"/>
          <w:rtl w:val="0"/>
        </w:rPr>
        <w:t xml:space="preserve">For Alterwood MAPD override add 1 in the back of the ID</w:t>
      </w:r>
    </w:p>
    <w:p w:rsidR="00000000" w:rsidDel="00000000" w:rsidP="00000000" w:rsidRDefault="00000000" w:rsidRPr="00000000" w14:paraId="0000004D">
      <w:pPr>
        <w:rPr>
          <w:sz w:val="32"/>
          <w:szCs w:val="32"/>
        </w:rPr>
      </w:pPr>
      <w:r w:rsidDel="00000000" w:rsidR="00000000" w:rsidRPr="00000000">
        <w:rPr>
          <w:sz w:val="32"/>
          <w:szCs w:val="32"/>
          <w:rtl w:val="0"/>
        </w:rPr>
        <w:t xml:space="preserve">Add 5 at the end of the Member ID</w:t>
      </w:r>
    </w:p>
    <w:p w:rsidR="00000000" w:rsidDel="00000000" w:rsidP="00000000" w:rsidRDefault="00000000" w:rsidRPr="00000000" w14:paraId="0000004E">
      <w:pPr>
        <w:rPr>
          <w:sz w:val="32"/>
          <w:szCs w:val="32"/>
        </w:rPr>
      </w:pPr>
      <w:r w:rsidDel="00000000" w:rsidR="00000000" w:rsidRPr="00000000">
        <w:rPr>
          <w:sz w:val="32"/>
          <w:szCs w:val="32"/>
          <w:rtl w:val="0"/>
        </w:rPr>
        <w:t xml:space="preserve">For 2025 MAPD add 6 at the end of the ID</w:t>
      </w:r>
    </w:p>
    <w:p w:rsidR="00000000" w:rsidDel="00000000" w:rsidP="00000000" w:rsidRDefault="00000000" w:rsidRPr="00000000" w14:paraId="0000004F">
      <w:pPr>
        <w:rPr>
          <w:sz w:val="32"/>
          <w:szCs w:val="32"/>
        </w:rPr>
      </w:pPr>
      <w:r w:rsidDel="00000000" w:rsidR="00000000" w:rsidRPr="00000000">
        <w:rPr>
          <w:rtl w:val="0"/>
        </w:rPr>
      </w:r>
    </w:p>
    <w:p w:rsidR="00000000" w:rsidDel="00000000" w:rsidP="00000000" w:rsidRDefault="00000000" w:rsidRPr="00000000" w14:paraId="00000050">
      <w:pPr>
        <w:rPr>
          <w:sz w:val="32"/>
          <w:szCs w:val="32"/>
        </w:rPr>
      </w:pPr>
      <w:r w:rsidDel="00000000" w:rsidR="00000000" w:rsidRPr="00000000">
        <w:rPr>
          <w:sz w:val="32"/>
          <w:szCs w:val="32"/>
          <w:highlight w:val="yellow"/>
          <w:rtl w:val="0"/>
        </w:rPr>
        <w:t xml:space="preserve">For BCBS of IL</w:t>
      </w:r>
      <w:r w:rsidDel="00000000" w:rsidR="00000000" w:rsidRPr="00000000">
        <w:rPr>
          <w:rtl w:val="0"/>
        </w:rPr>
      </w:r>
    </w:p>
    <w:p w:rsidR="00000000" w:rsidDel="00000000" w:rsidP="00000000" w:rsidRDefault="00000000" w:rsidRPr="00000000" w14:paraId="00000051">
      <w:pPr>
        <w:rPr>
          <w:sz w:val="32"/>
          <w:szCs w:val="32"/>
        </w:rPr>
      </w:pPr>
      <w:r w:rsidDel="00000000" w:rsidR="00000000" w:rsidRPr="00000000">
        <w:rPr>
          <w:sz w:val="32"/>
          <w:szCs w:val="32"/>
          <w:rtl w:val="0"/>
        </w:rPr>
        <w:t xml:space="preserve">Remember to add 1 in front of ID for dental policies.</w:t>
      </w:r>
    </w:p>
    <w:p w:rsidR="00000000" w:rsidDel="00000000" w:rsidP="00000000" w:rsidRDefault="00000000" w:rsidRPr="00000000" w14:paraId="00000052">
      <w:pPr>
        <w:rPr>
          <w:sz w:val="32"/>
          <w:szCs w:val="32"/>
          <w:highlight w:val="yellow"/>
        </w:rPr>
      </w:pPr>
      <w:r w:rsidDel="00000000" w:rsidR="00000000" w:rsidRPr="00000000">
        <w:rPr>
          <w:rtl w:val="0"/>
        </w:rPr>
      </w:r>
    </w:p>
    <w:p w:rsidR="00000000" w:rsidDel="00000000" w:rsidP="00000000" w:rsidRDefault="00000000" w:rsidRPr="00000000" w14:paraId="00000053">
      <w:pPr>
        <w:rPr>
          <w:sz w:val="32"/>
          <w:szCs w:val="32"/>
        </w:rPr>
      </w:pPr>
      <w:r w:rsidDel="00000000" w:rsidR="00000000" w:rsidRPr="00000000">
        <w:rPr>
          <w:sz w:val="32"/>
          <w:szCs w:val="32"/>
          <w:highlight w:val="yellow"/>
          <w:rtl w:val="0"/>
        </w:rPr>
        <w:t xml:space="preserve">Caresource</w:t>
      </w:r>
      <w:r w:rsidDel="00000000" w:rsidR="00000000" w:rsidRPr="00000000">
        <w:rPr>
          <w:rtl w:val="0"/>
        </w:rPr>
      </w:r>
    </w:p>
    <w:p w:rsidR="00000000" w:rsidDel="00000000" w:rsidP="00000000" w:rsidRDefault="00000000" w:rsidRPr="00000000" w14:paraId="00000054">
      <w:pPr>
        <w:rPr>
          <w:sz w:val="32"/>
          <w:szCs w:val="32"/>
        </w:rPr>
      </w:pPr>
      <w:r w:rsidDel="00000000" w:rsidR="00000000" w:rsidRPr="00000000">
        <w:rPr>
          <w:sz w:val="32"/>
          <w:szCs w:val="32"/>
          <w:rtl w:val="0"/>
        </w:rPr>
        <w:t xml:space="preserve">Add 1 at the end of Id for override.</w:t>
      </w:r>
    </w:p>
    <w:p w:rsidR="00000000" w:rsidDel="00000000" w:rsidP="00000000" w:rsidRDefault="00000000" w:rsidRPr="00000000" w14:paraId="00000055">
      <w:pPr>
        <w:rPr>
          <w:sz w:val="32"/>
          <w:szCs w:val="32"/>
          <w:highlight w:val="yellow"/>
        </w:rPr>
      </w:pPr>
      <w:r w:rsidDel="00000000" w:rsidR="00000000" w:rsidRPr="00000000">
        <w:rPr>
          <w:rtl w:val="0"/>
        </w:rPr>
      </w:r>
    </w:p>
    <w:p w:rsidR="00000000" w:rsidDel="00000000" w:rsidP="00000000" w:rsidRDefault="00000000" w:rsidRPr="00000000" w14:paraId="00000056">
      <w:pPr>
        <w:rPr>
          <w:sz w:val="32"/>
          <w:szCs w:val="32"/>
        </w:rPr>
      </w:pPr>
      <w:r w:rsidDel="00000000" w:rsidR="00000000" w:rsidRPr="00000000">
        <w:rPr>
          <w:sz w:val="32"/>
          <w:szCs w:val="32"/>
          <w:highlight w:val="yellow"/>
          <w:rtl w:val="0"/>
        </w:rPr>
        <w:t xml:space="preserve">Geisinger</w:t>
      </w:r>
      <w:r w:rsidDel="00000000" w:rsidR="00000000" w:rsidRPr="00000000">
        <w:rPr>
          <w:rtl w:val="0"/>
        </w:rPr>
      </w:r>
    </w:p>
    <w:p w:rsidR="00000000" w:rsidDel="00000000" w:rsidP="00000000" w:rsidRDefault="00000000" w:rsidRPr="00000000" w14:paraId="00000057">
      <w:pPr>
        <w:rPr>
          <w:sz w:val="32"/>
          <w:szCs w:val="32"/>
        </w:rPr>
      </w:pPr>
      <w:r w:rsidDel="00000000" w:rsidR="00000000" w:rsidRPr="00000000">
        <w:rPr>
          <w:sz w:val="32"/>
          <w:szCs w:val="32"/>
          <w:rtl w:val="0"/>
        </w:rPr>
        <w:t xml:space="preserve">Make sure to add 1 in front of the IDs for override products.</w:t>
      </w:r>
    </w:p>
    <w:p w:rsidR="00000000" w:rsidDel="00000000" w:rsidP="00000000" w:rsidRDefault="00000000" w:rsidRPr="00000000" w14:paraId="00000058">
      <w:pPr>
        <w:rPr>
          <w:sz w:val="32"/>
          <w:szCs w:val="32"/>
          <w:highlight w:val="yellow"/>
        </w:rPr>
      </w:pPr>
      <w:r w:rsidDel="00000000" w:rsidR="00000000" w:rsidRPr="00000000">
        <w:rPr>
          <w:rtl w:val="0"/>
        </w:rPr>
      </w:r>
    </w:p>
    <w:p w:rsidR="00000000" w:rsidDel="00000000" w:rsidP="00000000" w:rsidRDefault="00000000" w:rsidRPr="00000000" w14:paraId="00000059">
      <w:pPr>
        <w:rPr>
          <w:sz w:val="32"/>
          <w:szCs w:val="32"/>
          <w:highlight w:val="yellow"/>
        </w:rPr>
      </w:pPr>
      <w:r w:rsidDel="00000000" w:rsidR="00000000" w:rsidRPr="00000000">
        <w:rPr>
          <w:sz w:val="32"/>
          <w:szCs w:val="32"/>
          <w:highlight w:val="yellow"/>
          <w:rtl w:val="0"/>
        </w:rPr>
        <w:t xml:space="preserve">HFG</w:t>
      </w:r>
    </w:p>
    <w:p w:rsidR="00000000" w:rsidDel="00000000" w:rsidP="00000000" w:rsidRDefault="00000000" w:rsidRPr="00000000" w14:paraId="0000005A">
      <w:pPr>
        <w:rPr>
          <w:sz w:val="32"/>
          <w:szCs w:val="32"/>
        </w:rPr>
      </w:pPr>
      <w:r w:rsidDel="00000000" w:rsidR="00000000" w:rsidRPr="00000000">
        <w:rPr>
          <w:sz w:val="32"/>
          <w:szCs w:val="32"/>
          <w:rtl w:val="0"/>
        </w:rPr>
        <w:t xml:space="preserve">Make sure to add 99 at the end of all but for 626 rate add 98. But for ovr ride add 9 at the end.</w:t>
      </w:r>
    </w:p>
    <w:p w:rsidR="00000000" w:rsidDel="00000000" w:rsidP="00000000" w:rsidRDefault="00000000" w:rsidRPr="00000000" w14:paraId="0000005B">
      <w:pPr>
        <w:rPr>
          <w:color w:val="000000"/>
          <w:sz w:val="32"/>
          <w:szCs w:val="32"/>
          <w:highlight w:val="yellow"/>
        </w:rPr>
      </w:pPr>
      <w:r w:rsidDel="00000000" w:rsidR="00000000" w:rsidRPr="00000000">
        <w:rPr>
          <w:rtl w:val="0"/>
        </w:rPr>
      </w:r>
    </w:p>
    <w:p w:rsidR="00000000" w:rsidDel="00000000" w:rsidP="00000000" w:rsidRDefault="00000000" w:rsidRPr="00000000" w14:paraId="0000005C">
      <w:pPr>
        <w:rPr>
          <w:color w:val="000000"/>
          <w:sz w:val="32"/>
          <w:szCs w:val="32"/>
          <w:highlight w:val="yellow"/>
        </w:rPr>
      </w:pPr>
      <w:r w:rsidDel="00000000" w:rsidR="00000000" w:rsidRPr="00000000">
        <w:rPr>
          <w:color w:val="000000"/>
          <w:sz w:val="32"/>
          <w:szCs w:val="32"/>
          <w:highlight w:val="yellow"/>
          <w:rtl w:val="0"/>
        </w:rPr>
        <w:t xml:space="preserve">UHC HFG</w:t>
      </w:r>
    </w:p>
    <w:p w:rsidR="00000000" w:rsidDel="00000000" w:rsidP="00000000" w:rsidRDefault="00000000" w:rsidRPr="00000000" w14:paraId="0000005D">
      <w:pPr>
        <w:rPr>
          <w:color w:val="000000"/>
          <w:sz w:val="32"/>
          <w:szCs w:val="32"/>
        </w:rPr>
      </w:pPr>
      <w:r w:rsidDel="00000000" w:rsidR="00000000" w:rsidRPr="00000000">
        <w:rPr>
          <w:color w:val="000000"/>
          <w:sz w:val="32"/>
          <w:szCs w:val="32"/>
          <w:rtl w:val="0"/>
        </w:rPr>
        <w:t xml:space="preserve">For UHC overrides from Heartland we get 175 from UHC so pay $50 to Powers and rest to MLB. I have a product to use UHC MAPD overrides just for powers agency and add </w:t>
      </w:r>
      <w:r w:rsidDel="00000000" w:rsidR="00000000" w:rsidRPr="00000000">
        <w:rPr>
          <w:color w:val="000000"/>
          <w:sz w:val="32"/>
          <w:szCs w:val="32"/>
          <w:highlight w:val="yellow"/>
          <w:rtl w:val="0"/>
        </w:rPr>
        <w:t xml:space="preserve">P</w:t>
      </w:r>
      <w:r w:rsidDel="00000000" w:rsidR="00000000" w:rsidRPr="00000000">
        <w:rPr>
          <w:color w:val="000000"/>
          <w:sz w:val="32"/>
          <w:szCs w:val="32"/>
          <w:rtl w:val="0"/>
        </w:rPr>
        <w:t xml:space="preserve"> at the end of the ID’s</w:t>
      </w:r>
    </w:p>
    <w:p w:rsidR="00000000" w:rsidDel="00000000" w:rsidP="00000000" w:rsidRDefault="00000000" w:rsidRPr="00000000" w14:paraId="0000005E">
      <w:pPr>
        <w:rPr>
          <w:color w:val="000000"/>
          <w:sz w:val="32"/>
          <w:szCs w:val="32"/>
        </w:rPr>
      </w:pPr>
      <w:r w:rsidDel="00000000" w:rsidR="00000000" w:rsidRPr="00000000">
        <w:rPr>
          <w:color w:val="000000"/>
          <w:sz w:val="32"/>
          <w:szCs w:val="32"/>
          <w:highlight w:val="yellow"/>
          <w:rtl w:val="0"/>
        </w:rPr>
        <w:t xml:space="preserve">UHC Small Group</w:t>
      </w:r>
      <w:r w:rsidDel="00000000" w:rsidR="00000000" w:rsidRPr="00000000">
        <w:rPr>
          <w:rtl w:val="0"/>
        </w:rPr>
      </w:r>
    </w:p>
    <w:p w:rsidR="00000000" w:rsidDel="00000000" w:rsidP="00000000" w:rsidRDefault="00000000" w:rsidRPr="00000000" w14:paraId="0000005F">
      <w:pPr>
        <w:rPr>
          <w:color w:val="000000"/>
          <w:sz w:val="32"/>
          <w:szCs w:val="32"/>
        </w:rPr>
      </w:pPr>
      <w:r w:rsidDel="00000000" w:rsidR="00000000" w:rsidRPr="00000000">
        <w:rPr>
          <w:color w:val="000000"/>
          <w:sz w:val="32"/>
          <w:szCs w:val="32"/>
          <w:rtl w:val="0"/>
        </w:rPr>
        <w:t xml:space="preserve">For UHC small group enter 1 in the back of the ID for Vision/Dental policies</w:t>
      </w:r>
    </w:p>
    <w:p w:rsidR="00000000" w:rsidDel="00000000" w:rsidP="00000000" w:rsidRDefault="00000000" w:rsidRPr="00000000" w14:paraId="00000060">
      <w:pPr>
        <w:rPr>
          <w:color w:val="000000"/>
          <w:sz w:val="32"/>
          <w:szCs w:val="32"/>
        </w:rPr>
      </w:pPr>
      <w:r w:rsidDel="00000000" w:rsidR="00000000" w:rsidRPr="00000000">
        <w:rPr>
          <w:color w:val="000000"/>
          <w:sz w:val="32"/>
          <w:szCs w:val="32"/>
          <w:rtl w:val="0"/>
        </w:rPr>
        <w:t xml:space="preserve">Use 2 at the back of the ID for product paying $41product (UHC small group PA choice)  </w:t>
      </w:r>
    </w:p>
    <w:p w:rsidR="00000000" w:rsidDel="00000000" w:rsidP="00000000" w:rsidRDefault="00000000" w:rsidRPr="00000000" w14:paraId="00000061">
      <w:pPr>
        <w:rPr>
          <w:color w:val="000000"/>
          <w:sz w:val="32"/>
          <w:szCs w:val="32"/>
          <w:highlight w:val="yellow"/>
        </w:rPr>
      </w:pPr>
      <w:r w:rsidDel="00000000" w:rsidR="00000000" w:rsidRPr="00000000">
        <w:rPr>
          <w:color w:val="000000"/>
          <w:sz w:val="32"/>
          <w:szCs w:val="32"/>
          <w:highlight w:val="yellow"/>
          <w:rtl w:val="0"/>
        </w:rPr>
        <w:t xml:space="preserve">UHC</w:t>
      </w:r>
    </w:p>
    <w:p w:rsidR="00000000" w:rsidDel="00000000" w:rsidP="00000000" w:rsidRDefault="00000000" w:rsidRPr="00000000" w14:paraId="00000062">
      <w:pPr>
        <w:rPr>
          <w:color w:val="000000"/>
          <w:sz w:val="32"/>
          <w:szCs w:val="32"/>
        </w:rPr>
      </w:pPr>
      <w:r w:rsidDel="00000000" w:rsidR="00000000" w:rsidRPr="00000000">
        <w:rPr>
          <w:color w:val="000000"/>
          <w:sz w:val="32"/>
          <w:szCs w:val="32"/>
          <w:rtl w:val="0"/>
        </w:rPr>
        <w:t xml:space="preserve">For 2025 MAPD Override add –13 in front of the ID</w:t>
      </w:r>
    </w:p>
    <w:p w:rsidR="00000000" w:rsidDel="00000000" w:rsidP="00000000" w:rsidRDefault="00000000" w:rsidRPr="00000000" w14:paraId="00000063">
      <w:pPr>
        <w:rPr>
          <w:sz w:val="32"/>
          <w:szCs w:val="32"/>
        </w:rPr>
      </w:pPr>
      <w:r w:rsidDel="00000000" w:rsidR="00000000" w:rsidRPr="00000000">
        <w:rPr>
          <w:sz w:val="32"/>
          <w:szCs w:val="32"/>
          <w:highlight w:val="yellow"/>
          <w:rtl w:val="0"/>
        </w:rPr>
        <w:t xml:space="preserve">UHC override</w:t>
      </w:r>
      <w:r w:rsidDel="00000000" w:rsidR="00000000" w:rsidRPr="00000000">
        <w:rPr>
          <w:rtl w:val="0"/>
        </w:rPr>
      </w:r>
    </w:p>
    <w:p w:rsidR="00000000" w:rsidDel="00000000" w:rsidP="00000000" w:rsidRDefault="00000000" w:rsidRPr="00000000" w14:paraId="00000064">
      <w:pPr>
        <w:rPr>
          <w:sz w:val="32"/>
          <w:szCs w:val="32"/>
        </w:rPr>
      </w:pPr>
      <w:r w:rsidDel="00000000" w:rsidR="00000000" w:rsidRPr="00000000">
        <w:rPr>
          <w:sz w:val="32"/>
          <w:szCs w:val="32"/>
          <w:rtl w:val="0"/>
        </w:rPr>
        <w:t xml:space="preserve">Make sure to put -12 in front of all id</w:t>
      </w:r>
    </w:p>
    <w:p w:rsidR="00000000" w:rsidDel="00000000" w:rsidP="00000000" w:rsidRDefault="00000000" w:rsidRPr="00000000" w14:paraId="00000065">
      <w:pPr>
        <w:rPr>
          <w:sz w:val="32"/>
          <w:szCs w:val="32"/>
          <w:highlight w:val="yellow"/>
        </w:rPr>
      </w:pPr>
      <w:r w:rsidDel="00000000" w:rsidR="00000000" w:rsidRPr="00000000">
        <w:rPr>
          <w:rtl w:val="0"/>
        </w:rPr>
      </w:r>
    </w:p>
    <w:p w:rsidR="00000000" w:rsidDel="00000000" w:rsidP="00000000" w:rsidRDefault="00000000" w:rsidRPr="00000000" w14:paraId="00000066">
      <w:pPr>
        <w:rPr>
          <w:sz w:val="32"/>
          <w:szCs w:val="32"/>
        </w:rPr>
      </w:pPr>
      <w:r w:rsidDel="00000000" w:rsidR="00000000" w:rsidRPr="00000000">
        <w:rPr>
          <w:sz w:val="32"/>
          <w:szCs w:val="32"/>
          <w:highlight w:val="yellow"/>
          <w:rtl w:val="0"/>
        </w:rPr>
        <w:t xml:space="preserve">UHC ACA</w:t>
      </w:r>
      <w:r w:rsidDel="00000000" w:rsidR="00000000" w:rsidRPr="00000000">
        <w:rPr>
          <w:sz w:val="32"/>
          <w:szCs w:val="32"/>
          <w:rtl w:val="0"/>
        </w:rPr>
        <w:t xml:space="preserve"> Ind Health 2025 product rate of $18 add 5 at the end of the ID</w:t>
      </w:r>
    </w:p>
    <w:p w:rsidR="00000000" w:rsidDel="00000000" w:rsidP="00000000" w:rsidRDefault="00000000" w:rsidRPr="00000000" w14:paraId="00000067">
      <w:pPr>
        <w:rPr>
          <w:sz w:val="32"/>
          <w:szCs w:val="32"/>
        </w:rPr>
      </w:pPr>
      <w:r w:rsidDel="00000000" w:rsidR="00000000" w:rsidRPr="00000000">
        <w:rPr>
          <w:sz w:val="32"/>
          <w:szCs w:val="32"/>
          <w:highlight w:val="yellow"/>
          <w:rtl w:val="0"/>
        </w:rPr>
        <w:t xml:space="preserve">UHC Jarvis Med supp</w:t>
      </w:r>
      <w:r w:rsidDel="00000000" w:rsidR="00000000" w:rsidRPr="00000000">
        <w:rPr>
          <w:rtl w:val="0"/>
        </w:rPr>
      </w:r>
    </w:p>
    <w:p w:rsidR="00000000" w:rsidDel="00000000" w:rsidP="00000000" w:rsidRDefault="00000000" w:rsidRPr="00000000" w14:paraId="00000068">
      <w:pPr>
        <w:rPr>
          <w:sz w:val="32"/>
          <w:szCs w:val="32"/>
        </w:rPr>
      </w:pPr>
      <w:r w:rsidDel="00000000" w:rsidR="00000000" w:rsidRPr="00000000">
        <w:rPr>
          <w:sz w:val="32"/>
          <w:szCs w:val="32"/>
          <w:rtl w:val="0"/>
        </w:rPr>
        <w:t xml:space="preserve">For Deborah Powers pay all to MLB for renewals. For Anne Marie all commissions effective prior to 03/01/2024, goes fully to Jason. </w:t>
      </w:r>
    </w:p>
    <w:p w:rsidR="00000000" w:rsidDel="00000000" w:rsidP="00000000" w:rsidRDefault="00000000" w:rsidRPr="00000000" w14:paraId="00000069">
      <w:pPr>
        <w:rPr>
          <w:sz w:val="32"/>
          <w:szCs w:val="32"/>
        </w:rPr>
      </w:pPr>
      <w:r w:rsidDel="00000000" w:rsidR="00000000" w:rsidRPr="00000000">
        <w:rPr>
          <w:rtl w:val="0"/>
        </w:rPr>
      </w:r>
    </w:p>
    <w:p w:rsidR="00000000" w:rsidDel="00000000" w:rsidP="00000000" w:rsidRDefault="00000000" w:rsidRPr="00000000" w14:paraId="0000006A">
      <w:pPr>
        <w:rPr>
          <w:sz w:val="32"/>
          <w:szCs w:val="32"/>
        </w:rPr>
      </w:pPr>
      <w:r w:rsidDel="00000000" w:rsidR="00000000" w:rsidRPr="00000000">
        <w:rPr>
          <w:rtl w:val="0"/>
        </w:rPr>
      </w:r>
    </w:p>
    <w:p w:rsidR="00000000" w:rsidDel="00000000" w:rsidP="00000000" w:rsidRDefault="00000000" w:rsidRPr="00000000" w14:paraId="0000006B">
      <w:pPr>
        <w:rPr>
          <w:sz w:val="32"/>
          <w:szCs w:val="32"/>
        </w:rPr>
      </w:pPr>
      <w:r w:rsidDel="00000000" w:rsidR="00000000" w:rsidRPr="00000000">
        <w:rPr>
          <w:sz w:val="32"/>
          <w:szCs w:val="32"/>
          <w:highlight w:val="yellow"/>
          <w:rtl w:val="0"/>
        </w:rPr>
        <w:t xml:space="preserve">IBC</w:t>
      </w:r>
      <w:r w:rsidDel="00000000" w:rsidR="00000000" w:rsidRPr="00000000">
        <w:rPr>
          <w:sz w:val="32"/>
          <w:szCs w:val="32"/>
          <w:rtl w:val="0"/>
        </w:rPr>
        <w:t xml:space="preserve"> </w:t>
      </w:r>
    </w:p>
    <w:p w:rsidR="00000000" w:rsidDel="00000000" w:rsidP="00000000" w:rsidRDefault="00000000" w:rsidRPr="00000000" w14:paraId="0000006C">
      <w:pPr>
        <w:rPr>
          <w:sz w:val="32"/>
          <w:szCs w:val="32"/>
        </w:rPr>
      </w:pPr>
      <w:r w:rsidDel="00000000" w:rsidR="00000000" w:rsidRPr="00000000">
        <w:rPr>
          <w:sz w:val="32"/>
          <w:szCs w:val="32"/>
          <w:rtl w:val="0"/>
        </w:rPr>
        <w:t xml:space="preserve">-since the product and agents were incorrect, I am creating new unique ids for ibc health on 8/28/24. </w:t>
      </w:r>
    </w:p>
    <w:p w:rsidR="00000000" w:rsidDel="00000000" w:rsidP="00000000" w:rsidRDefault="00000000" w:rsidRPr="00000000" w14:paraId="0000006D">
      <w:pPr>
        <w:rPr>
          <w:sz w:val="32"/>
          <w:szCs w:val="32"/>
        </w:rPr>
      </w:pPr>
      <w:r w:rsidDel="00000000" w:rsidR="00000000" w:rsidRPr="00000000">
        <w:rPr>
          <w:sz w:val="32"/>
          <w:szCs w:val="32"/>
          <w:rtl w:val="0"/>
        </w:rPr>
        <w:t xml:space="preserve">To make process easier the new ID’s will have #3 in the end of the IDs for ex: 80070884 will be 800708843.</w:t>
      </w:r>
    </w:p>
    <w:p w:rsidR="00000000" w:rsidDel="00000000" w:rsidP="00000000" w:rsidRDefault="00000000" w:rsidRPr="00000000" w14:paraId="0000006E">
      <w:pPr>
        <w:rPr>
          <w:sz w:val="32"/>
          <w:szCs w:val="32"/>
        </w:rPr>
      </w:pPr>
      <w:r w:rsidDel="00000000" w:rsidR="00000000" w:rsidRPr="00000000">
        <w:rPr>
          <w:sz w:val="32"/>
          <w:szCs w:val="32"/>
          <w:rtl w:val="0"/>
        </w:rPr>
        <w:t xml:space="preserve">-Add </w:t>
      </w:r>
      <w:r w:rsidDel="00000000" w:rsidR="00000000" w:rsidRPr="00000000">
        <w:rPr>
          <w:sz w:val="32"/>
          <w:szCs w:val="32"/>
          <w:highlight w:val="yellow"/>
          <w:rtl w:val="0"/>
        </w:rPr>
        <w:t xml:space="preserve">D</w:t>
      </w:r>
      <w:r w:rsidDel="00000000" w:rsidR="00000000" w:rsidRPr="00000000">
        <w:rPr>
          <w:sz w:val="32"/>
          <w:szCs w:val="32"/>
          <w:rtl w:val="0"/>
        </w:rPr>
        <w:t xml:space="preserve"> in the front of the ID for dental and vision policies.</w:t>
      </w:r>
    </w:p>
    <w:p w:rsidR="00000000" w:rsidDel="00000000" w:rsidP="00000000" w:rsidRDefault="00000000" w:rsidRPr="00000000" w14:paraId="0000006F">
      <w:pPr>
        <w:rPr>
          <w:sz w:val="32"/>
          <w:szCs w:val="32"/>
        </w:rPr>
      </w:pPr>
      <w:r w:rsidDel="00000000" w:rsidR="00000000" w:rsidRPr="00000000">
        <w:rPr>
          <w:sz w:val="32"/>
          <w:szCs w:val="32"/>
          <w:rtl w:val="0"/>
        </w:rPr>
        <w:t xml:space="preserve">-Add 1 in front of the ID. For overrides</w:t>
      </w:r>
    </w:p>
    <w:p w:rsidR="00000000" w:rsidDel="00000000" w:rsidP="00000000" w:rsidRDefault="00000000" w:rsidRPr="00000000" w14:paraId="00000070">
      <w:pPr>
        <w:rPr>
          <w:sz w:val="32"/>
          <w:szCs w:val="32"/>
        </w:rPr>
      </w:pPr>
      <w:r w:rsidDel="00000000" w:rsidR="00000000" w:rsidRPr="00000000">
        <w:rPr>
          <w:sz w:val="32"/>
          <w:szCs w:val="32"/>
          <w:rtl w:val="0"/>
        </w:rPr>
        <w:t xml:space="preserve">Example 80031426 make it 180031426 for IBC override</w:t>
      </w:r>
    </w:p>
    <w:p w:rsidR="00000000" w:rsidDel="00000000" w:rsidP="00000000" w:rsidRDefault="00000000" w:rsidRPr="00000000" w14:paraId="00000071">
      <w:pPr>
        <w:rPr>
          <w:sz w:val="32"/>
          <w:szCs w:val="32"/>
        </w:rPr>
      </w:pPr>
      <w:r w:rsidDel="00000000" w:rsidR="00000000" w:rsidRPr="00000000">
        <w:rPr>
          <w:rtl w:val="0"/>
        </w:rPr>
      </w:r>
    </w:p>
    <w:p w:rsidR="00000000" w:rsidDel="00000000" w:rsidP="00000000" w:rsidRDefault="00000000" w:rsidRPr="00000000" w14:paraId="00000072">
      <w:pPr>
        <w:rPr>
          <w:sz w:val="32"/>
          <w:szCs w:val="32"/>
          <w:highlight w:val="yellow"/>
        </w:rPr>
      </w:pPr>
      <w:r w:rsidDel="00000000" w:rsidR="00000000" w:rsidRPr="00000000">
        <w:rPr>
          <w:sz w:val="32"/>
          <w:szCs w:val="32"/>
          <w:highlight w:val="yellow"/>
          <w:rtl w:val="0"/>
        </w:rPr>
        <w:t xml:space="preserve">IBC MAPD from Ritter</w:t>
      </w:r>
    </w:p>
    <w:p w:rsidR="00000000" w:rsidDel="00000000" w:rsidP="00000000" w:rsidRDefault="00000000" w:rsidRPr="00000000" w14:paraId="00000073">
      <w:pPr>
        <w:rPr>
          <w:sz w:val="32"/>
          <w:szCs w:val="32"/>
        </w:rPr>
      </w:pPr>
      <w:r w:rsidDel="00000000" w:rsidR="00000000" w:rsidRPr="00000000">
        <w:rPr>
          <w:sz w:val="32"/>
          <w:szCs w:val="32"/>
          <w:rtl w:val="0"/>
        </w:rPr>
        <w:t xml:space="preserve">For IBC MAPD add 1 in the end for override products and 11 for normal </w:t>
      </w:r>
    </w:p>
    <w:p w:rsidR="00000000" w:rsidDel="00000000" w:rsidP="00000000" w:rsidRDefault="00000000" w:rsidRPr="00000000" w14:paraId="00000074">
      <w:pPr>
        <w:rPr>
          <w:sz w:val="32"/>
          <w:szCs w:val="32"/>
        </w:rPr>
      </w:pPr>
      <w:r w:rsidDel="00000000" w:rsidR="00000000" w:rsidRPr="00000000">
        <w:rPr>
          <w:rtl w:val="0"/>
        </w:rPr>
      </w:r>
    </w:p>
    <w:p w:rsidR="00000000" w:rsidDel="00000000" w:rsidP="00000000" w:rsidRDefault="00000000" w:rsidRPr="00000000" w14:paraId="00000075">
      <w:pPr>
        <w:rPr>
          <w:sz w:val="32"/>
          <w:szCs w:val="32"/>
        </w:rPr>
      </w:pPr>
      <w:r w:rsidDel="00000000" w:rsidR="00000000" w:rsidRPr="00000000">
        <w:rPr>
          <w:sz w:val="32"/>
          <w:szCs w:val="32"/>
          <w:highlight w:val="yellow"/>
          <w:rtl w:val="0"/>
        </w:rPr>
        <w:t xml:space="preserve">Jefferson Health Overrides</w:t>
      </w:r>
      <w:r w:rsidDel="00000000" w:rsidR="00000000" w:rsidRPr="00000000">
        <w:rPr>
          <w:rtl w:val="0"/>
        </w:rPr>
      </w:r>
    </w:p>
    <w:p w:rsidR="00000000" w:rsidDel="00000000" w:rsidP="00000000" w:rsidRDefault="00000000" w:rsidRPr="00000000" w14:paraId="00000076">
      <w:pPr>
        <w:rPr>
          <w:sz w:val="32"/>
          <w:szCs w:val="32"/>
        </w:rPr>
      </w:pPr>
      <w:r w:rsidDel="00000000" w:rsidR="00000000" w:rsidRPr="00000000">
        <w:rPr>
          <w:sz w:val="32"/>
          <w:szCs w:val="32"/>
          <w:rtl w:val="0"/>
        </w:rPr>
        <w:t xml:space="preserve">-for Override add 2 in the back for normal aca add in 1 the back of the ID.</w:t>
      </w:r>
    </w:p>
    <w:p w:rsidR="00000000" w:rsidDel="00000000" w:rsidP="00000000" w:rsidRDefault="00000000" w:rsidRPr="00000000" w14:paraId="00000077">
      <w:pPr>
        <w:rPr>
          <w:sz w:val="32"/>
          <w:szCs w:val="32"/>
        </w:rPr>
      </w:pPr>
      <w:r w:rsidDel="00000000" w:rsidR="00000000" w:rsidRPr="00000000">
        <w:rPr>
          <w:sz w:val="32"/>
          <w:szCs w:val="32"/>
          <w:rtl w:val="0"/>
        </w:rPr>
        <w:t xml:space="preserve">Example if ID is J000009415 then for override It has to be J0000094152 and for Jefferson health product it has to be J0000094151.</w:t>
      </w:r>
    </w:p>
    <w:p w:rsidR="00000000" w:rsidDel="00000000" w:rsidP="00000000" w:rsidRDefault="00000000" w:rsidRPr="00000000" w14:paraId="00000078">
      <w:pPr>
        <w:rPr>
          <w:sz w:val="32"/>
          <w:szCs w:val="32"/>
        </w:rPr>
      </w:pPr>
      <w:r w:rsidDel="00000000" w:rsidR="00000000" w:rsidRPr="00000000">
        <w:rPr>
          <w:sz w:val="32"/>
          <w:szCs w:val="32"/>
          <w:highlight w:val="yellow"/>
          <w:rtl w:val="0"/>
        </w:rPr>
        <w:t xml:space="preserve">Jefferson 2025</w:t>
      </w:r>
      <w:r w:rsidDel="00000000" w:rsidR="00000000" w:rsidRPr="00000000">
        <w:rPr>
          <w:rtl w:val="0"/>
        </w:rPr>
      </w:r>
    </w:p>
    <w:p w:rsidR="00000000" w:rsidDel="00000000" w:rsidP="00000000" w:rsidRDefault="00000000" w:rsidRPr="00000000" w14:paraId="00000079">
      <w:pPr>
        <w:rPr>
          <w:sz w:val="32"/>
          <w:szCs w:val="32"/>
        </w:rPr>
      </w:pPr>
      <w:r w:rsidDel="00000000" w:rsidR="00000000" w:rsidRPr="00000000">
        <w:rPr>
          <w:sz w:val="32"/>
          <w:szCs w:val="32"/>
          <w:rtl w:val="0"/>
        </w:rPr>
        <w:t xml:space="preserve">For Jefferson OVR MAPD $140 add O at the end of the ID </w:t>
      </w:r>
    </w:p>
    <w:p w:rsidR="00000000" w:rsidDel="00000000" w:rsidP="00000000" w:rsidRDefault="00000000" w:rsidRPr="00000000" w14:paraId="0000007A">
      <w:pPr>
        <w:rPr>
          <w:sz w:val="32"/>
          <w:szCs w:val="32"/>
        </w:rPr>
      </w:pPr>
      <w:r w:rsidDel="00000000" w:rsidR="00000000" w:rsidRPr="00000000">
        <w:rPr>
          <w:rtl w:val="0"/>
        </w:rPr>
      </w:r>
    </w:p>
    <w:p w:rsidR="00000000" w:rsidDel="00000000" w:rsidP="00000000" w:rsidRDefault="00000000" w:rsidRPr="00000000" w14:paraId="0000007B">
      <w:pPr>
        <w:rPr>
          <w:sz w:val="32"/>
          <w:szCs w:val="32"/>
        </w:rPr>
      </w:pPr>
      <w:r w:rsidDel="00000000" w:rsidR="00000000" w:rsidRPr="00000000">
        <w:rPr>
          <w:sz w:val="32"/>
          <w:szCs w:val="32"/>
          <w:highlight w:val="yellow"/>
          <w:rtl w:val="0"/>
        </w:rPr>
        <w:t xml:space="preserve">Health Alliance</w:t>
      </w:r>
      <w:r w:rsidDel="00000000" w:rsidR="00000000" w:rsidRPr="00000000">
        <w:rPr>
          <w:rtl w:val="0"/>
        </w:rPr>
      </w:r>
    </w:p>
    <w:p w:rsidR="00000000" w:rsidDel="00000000" w:rsidP="00000000" w:rsidRDefault="00000000" w:rsidRPr="00000000" w14:paraId="0000007C">
      <w:pPr>
        <w:rPr>
          <w:sz w:val="32"/>
          <w:szCs w:val="32"/>
        </w:rPr>
      </w:pPr>
      <w:r w:rsidDel="00000000" w:rsidR="00000000" w:rsidRPr="00000000">
        <w:rPr>
          <w:sz w:val="32"/>
          <w:szCs w:val="32"/>
          <w:rtl w:val="0"/>
        </w:rPr>
        <w:t xml:space="preserve">Any policies under Jason will be paid to Pamela Deaton. </w:t>
      </w:r>
    </w:p>
    <w:p w:rsidR="00000000" w:rsidDel="00000000" w:rsidP="00000000" w:rsidRDefault="00000000" w:rsidRPr="00000000" w14:paraId="0000007D">
      <w:pPr>
        <w:rPr>
          <w:sz w:val="32"/>
          <w:szCs w:val="32"/>
        </w:rPr>
      </w:pPr>
      <w:r w:rsidDel="00000000" w:rsidR="00000000" w:rsidRPr="00000000">
        <w:rPr>
          <w:sz w:val="32"/>
          <w:szCs w:val="32"/>
          <w:rtl w:val="0"/>
        </w:rPr>
        <w:t xml:space="preserve">For ACA add 2 at the end of the policy number.</w:t>
      </w:r>
    </w:p>
    <w:p w:rsidR="00000000" w:rsidDel="00000000" w:rsidP="00000000" w:rsidRDefault="00000000" w:rsidRPr="00000000" w14:paraId="0000007E">
      <w:pPr>
        <w:rPr>
          <w:sz w:val="32"/>
          <w:szCs w:val="32"/>
        </w:rPr>
      </w:pPr>
      <w:r w:rsidDel="00000000" w:rsidR="00000000" w:rsidRPr="00000000">
        <w:rPr>
          <w:sz w:val="32"/>
          <w:szCs w:val="32"/>
          <w:rtl w:val="0"/>
        </w:rPr>
        <w:t xml:space="preserve">For GARNER,TORI use policy number 94105215301A.</w:t>
      </w:r>
    </w:p>
    <w:p w:rsidR="00000000" w:rsidDel="00000000" w:rsidP="00000000" w:rsidRDefault="00000000" w:rsidRPr="00000000" w14:paraId="0000007F">
      <w:pPr>
        <w:rPr>
          <w:sz w:val="32"/>
          <w:szCs w:val="32"/>
        </w:rPr>
      </w:pPr>
      <w:r w:rsidDel="00000000" w:rsidR="00000000" w:rsidRPr="00000000">
        <w:rPr>
          <w:sz w:val="32"/>
          <w:szCs w:val="32"/>
          <w:highlight w:val="yellow"/>
          <w:rtl w:val="0"/>
        </w:rPr>
        <w:t xml:space="preserve">Health Alliance MAPD</w:t>
      </w:r>
      <w:r w:rsidDel="00000000" w:rsidR="00000000" w:rsidRPr="00000000">
        <w:rPr>
          <w:rtl w:val="0"/>
        </w:rPr>
      </w:r>
    </w:p>
    <w:p w:rsidR="00000000" w:rsidDel="00000000" w:rsidP="00000000" w:rsidRDefault="00000000" w:rsidRPr="00000000" w14:paraId="00000080">
      <w:pPr>
        <w:rPr>
          <w:sz w:val="32"/>
          <w:szCs w:val="32"/>
        </w:rPr>
      </w:pPr>
      <w:r w:rsidDel="00000000" w:rsidR="00000000" w:rsidRPr="00000000">
        <w:rPr>
          <w:sz w:val="32"/>
          <w:szCs w:val="32"/>
          <w:rtl w:val="0"/>
        </w:rPr>
        <w:t xml:space="preserve">Any OVR add 1 at the end of the ID. </w:t>
      </w:r>
    </w:p>
    <w:p w:rsidR="00000000" w:rsidDel="00000000" w:rsidP="00000000" w:rsidRDefault="00000000" w:rsidRPr="00000000" w14:paraId="00000081">
      <w:pPr>
        <w:rPr>
          <w:sz w:val="32"/>
          <w:szCs w:val="32"/>
        </w:rPr>
      </w:pPr>
      <w:r w:rsidDel="00000000" w:rsidR="00000000" w:rsidRPr="00000000">
        <w:rPr>
          <w:rtl w:val="0"/>
        </w:rPr>
      </w:r>
    </w:p>
    <w:p w:rsidR="00000000" w:rsidDel="00000000" w:rsidP="00000000" w:rsidRDefault="00000000" w:rsidRPr="00000000" w14:paraId="00000082">
      <w:pPr>
        <w:rPr>
          <w:sz w:val="32"/>
          <w:szCs w:val="32"/>
        </w:rPr>
      </w:pPr>
      <w:r w:rsidDel="00000000" w:rsidR="00000000" w:rsidRPr="00000000">
        <w:rPr>
          <w:sz w:val="32"/>
          <w:szCs w:val="32"/>
          <w:highlight w:val="yellow"/>
          <w:rtl w:val="0"/>
        </w:rPr>
        <w:t xml:space="preserve">Aetna ACA/ Override</w:t>
      </w:r>
      <w:r w:rsidDel="00000000" w:rsidR="00000000" w:rsidRPr="00000000">
        <w:rPr>
          <w:rtl w:val="0"/>
        </w:rPr>
      </w:r>
    </w:p>
    <w:p w:rsidR="00000000" w:rsidDel="00000000" w:rsidP="00000000" w:rsidRDefault="00000000" w:rsidRPr="00000000" w14:paraId="00000083">
      <w:pPr>
        <w:rPr/>
      </w:pPr>
      <w:r w:rsidDel="00000000" w:rsidR="00000000" w:rsidRPr="00000000">
        <w:rPr>
          <w:sz w:val="32"/>
          <w:szCs w:val="32"/>
          <w:rtl w:val="0"/>
        </w:rPr>
        <w:t xml:space="preserve">For Aetna ACA overrides add 3 at the end of the product. </w:t>
      </w:r>
      <w:r w:rsidDel="00000000" w:rsidR="00000000" w:rsidRPr="00000000">
        <w:rPr>
          <w:rtl w:val="0"/>
        </w:rPr>
      </w:r>
    </w:p>
    <w:p w:rsidR="00000000" w:rsidDel="00000000" w:rsidP="00000000" w:rsidRDefault="00000000" w:rsidRPr="00000000" w14:paraId="00000084">
      <w:pPr>
        <w:rPr>
          <w:sz w:val="32"/>
          <w:szCs w:val="32"/>
        </w:rPr>
      </w:pPr>
      <w:r w:rsidDel="00000000" w:rsidR="00000000" w:rsidRPr="00000000">
        <w:rPr>
          <w:sz w:val="32"/>
          <w:szCs w:val="32"/>
          <w:highlight w:val="yellow"/>
          <w:rtl w:val="0"/>
        </w:rPr>
        <w:t xml:space="preserve">Aetna ACA</w:t>
      </w:r>
      <w:r w:rsidDel="00000000" w:rsidR="00000000" w:rsidRPr="00000000">
        <w:rPr>
          <w:sz w:val="32"/>
          <w:szCs w:val="32"/>
          <w:rtl w:val="0"/>
        </w:rPr>
        <w:t xml:space="preserve"> – Add 1 in front of the ID</w:t>
      </w:r>
    </w:p>
    <w:p w:rsidR="00000000" w:rsidDel="00000000" w:rsidP="00000000" w:rsidRDefault="00000000" w:rsidRPr="00000000" w14:paraId="00000085">
      <w:pPr>
        <w:rPr>
          <w:sz w:val="32"/>
          <w:szCs w:val="32"/>
        </w:rPr>
      </w:pPr>
      <w:r w:rsidDel="00000000" w:rsidR="00000000" w:rsidRPr="00000000">
        <w:rPr>
          <w:rtl w:val="0"/>
        </w:rPr>
      </w:r>
    </w:p>
    <w:p w:rsidR="00000000" w:rsidDel="00000000" w:rsidP="00000000" w:rsidRDefault="00000000" w:rsidRPr="00000000" w14:paraId="00000086">
      <w:pPr>
        <w:rPr>
          <w:color w:val="000000"/>
          <w:sz w:val="32"/>
          <w:szCs w:val="32"/>
        </w:rPr>
      </w:pPr>
      <w:r w:rsidDel="00000000" w:rsidR="00000000" w:rsidRPr="00000000">
        <w:rPr>
          <w:color w:val="000000"/>
          <w:sz w:val="32"/>
          <w:szCs w:val="32"/>
          <w:highlight w:val="yellow"/>
          <w:rtl w:val="0"/>
        </w:rPr>
        <w:t xml:space="preserve">Aetna MAPD/PDP</w:t>
      </w:r>
      <w:r w:rsidDel="00000000" w:rsidR="00000000" w:rsidRPr="00000000">
        <w:rPr>
          <w:rtl w:val="0"/>
        </w:rPr>
      </w:r>
    </w:p>
    <w:p w:rsidR="00000000" w:rsidDel="00000000" w:rsidP="00000000" w:rsidRDefault="00000000" w:rsidRPr="00000000" w14:paraId="00000087">
      <w:pPr>
        <w:rPr>
          <w:color w:val="000000"/>
          <w:sz w:val="32"/>
          <w:szCs w:val="32"/>
        </w:rPr>
      </w:pPr>
      <w:r w:rsidDel="00000000" w:rsidR="00000000" w:rsidRPr="00000000">
        <w:rPr>
          <w:color w:val="000000"/>
          <w:sz w:val="32"/>
          <w:szCs w:val="32"/>
          <w:rtl w:val="0"/>
        </w:rPr>
        <w:t xml:space="preserve">Add 66 at the end of ID for Aetna MAPD override.</w:t>
      </w:r>
    </w:p>
    <w:p w:rsidR="00000000" w:rsidDel="00000000" w:rsidP="00000000" w:rsidRDefault="00000000" w:rsidRPr="00000000" w14:paraId="00000088">
      <w:pPr>
        <w:rPr>
          <w:color w:val="000000"/>
          <w:sz w:val="32"/>
          <w:szCs w:val="32"/>
        </w:rPr>
      </w:pPr>
      <w:r w:rsidDel="00000000" w:rsidR="00000000" w:rsidRPr="00000000">
        <w:rPr>
          <w:color w:val="000000"/>
          <w:sz w:val="32"/>
          <w:szCs w:val="32"/>
          <w:rtl w:val="0"/>
        </w:rPr>
        <w:t xml:space="preserve">For Aetna MAPD override we get 125 from Aetna and 50 from heartland. So, 50 goes fully to mlb and 125 gets distributed to mlb and SL. For 2024 and $125 fully goes to MLB for 2025</w:t>
      </w:r>
    </w:p>
    <w:p w:rsidR="00000000" w:rsidDel="00000000" w:rsidP="00000000" w:rsidRDefault="00000000" w:rsidRPr="00000000" w14:paraId="00000089">
      <w:pPr>
        <w:rPr>
          <w:rFonts w:ascii="Play" w:cs="Play" w:eastAsia="Play" w:hAnsi="Play"/>
          <w:color w:val="000000"/>
          <w:sz w:val="32"/>
          <w:szCs w:val="32"/>
        </w:rPr>
      </w:pPr>
      <w:r w:rsidDel="00000000" w:rsidR="00000000" w:rsidRPr="00000000">
        <w:rPr>
          <w:rFonts w:ascii="Play" w:cs="Play" w:eastAsia="Play" w:hAnsi="Play"/>
          <w:color w:val="000000"/>
          <w:sz w:val="32"/>
          <w:szCs w:val="32"/>
          <w:rtl w:val="0"/>
        </w:rPr>
        <w:t xml:space="preserve">Add 61 in the end for </w:t>
      </w:r>
      <w:r w:rsidDel="00000000" w:rsidR="00000000" w:rsidRPr="00000000">
        <w:rPr>
          <w:rFonts w:ascii="Play" w:cs="Play" w:eastAsia="Play" w:hAnsi="Play"/>
          <w:color w:val="000000"/>
          <w:sz w:val="32"/>
          <w:szCs w:val="32"/>
          <w:highlight w:val="yellow"/>
          <w:rtl w:val="0"/>
        </w:rPr>
        <w:t xml:space="preserve">powers</w:t>
      </w:r>
      <w:r w:rsidDel="00000000" w:rsidR="00000000" w:rsidRPr="00000000">
        <w:rPr>
          <w:rFonts w:ascii="Play" w:cs="Play" w:eastAsia="Play" w:hAnsi="Play"/>
          <w:color w:val="000000"/>
          <w:sz w:val="32"/>
          <w:szCs w:val="32"/>
          <w:rtl w:val="0"/>
        </w:rPr>
        <w:t xml:space="preserve"> agency and always select Aetna 1st year and renewal override product when processing Aetna MAPD. </w:t>
      </w:r>
    </w:p>
    <w:p w:rsidR="00000000" w:rsidDel="00000000" w:rsidP="00000000" w:rsidRDefault="00000000" w:rsidRPr="00000000" w14:paraId="0000008A">
      <w:pPr>
        <w:rPr>
          <w:rFonts w:ascii="Play" w:cs="Play" w:eastAsia="Play" w:hAnsi="Play"/>
          <w:color w:val="000000"/>
          <w:sz w:val="32"/>
          <w:szCs w:val="32"/>
        </w:rPr>
      </w:pPr>
      <w:r w:rsidDel="00000000" w:rsidR="00000000" w:rsidRPr="00000000">
        <w:rPr>
          <w:rFonts w:ascii="Play" w:cs="Play" w:eastAsia="Play" w:hAnsi="Play"/>
          <w:color w:val="000000"/>
          <w:sz w:val="32"/>
          <w:szCs w:val="32"/>
          <w:rtl w:val="0"/>
        </w:rPr>
        <w:t xml:space="preserve">We pay only $40 to powers from Aetna carrier and $50 from HFG goes 100% to MLB for powers for 2025</w:t>
      </w:r>
    </w:p>
    <w:p w:rsidR="00000000" w:rsidDel="00000000" w:rsidP="00000000" w:rsidRDefault="00000000" w:rsidRPr="00000000" w14:paraId="0000008B">
      <w:pPr>
        <w:rPr>
          <w:color w:val="000000"/>
          <w:sz w:val="32"/>
          <w:szCs w:val="32"/>
          <w:highlight w:val="yellow"/>
        </w:rPr>
      </w:pPr>
      <w:r w:rsidDel="00000000" w:rsidR="00000000" w:rsidRPr="00000000">
        <w:rPr>
          <w:color w:val="000000"/>
          <w:sz w:val="32"/>
          <w:szCs w:val="32"/>
          <w:highlight w:val="yellow"/>
          <w:rtl w:val="0"/>
        </w:rPr>
        <w:t xml:space="preserve">For Aetna MAPD use Medicare ID number and add 8 at the end for end of the ID. Only if using products with *</w:t>
      </w:r>
    </w:p>
    <w:p w:rsidR="00000000" w:rsidDel="00000000" w:rsidP="00000000" w:rsidRDefault="00000000" w:rsidRPr="00000000" w14:paraId="0000008C">
      <w:pPr>
        <w:rPr>
          <w:color w:val="000000"/>
          <w:sz w:val="32"/>
          <w:szCs w:val="32"/>
          <w:highlight w:val="yellow"/>
        </w:rPr>
      </w:pPr>
      <w:r w:rsidDel="00000000" w:rsidR="00000000" w:rsidRPr="00000000">
        <w:rPr>
          <w:color w:val="000000"/>
          <w:sz w:val="32"/>
          <w:szCs w:val="32"/>
          <w:highlight w:val="yellow"/>
          <w:rtl w:val="0"/>
        </w:rPr>
        <w:t xml:space="preserve">Aetna MAPD 2025 add 7 at the end of the ID only if using product without *</w:t>
      </w:r>
    </w:p>
    <w:p w:rsidR="00000000" w:rsidDel="00000000" w:rsidP="00000000" w:rsidRDefault="00000000" w:rsidRPr="00000000" w14:paraId="0000008D">
      <w:pPr>
        <w:rPr>
          <w:color w:val="000000"/>
          <w:sz w:val="32"/>
          <w:szCs w:val="32"/>
          <w:highlight w:val="yellow"/>
        </w:rPr>
      </w:pPr>
      <w:r w:rsidDel="00000000" w:rsidR="00000000" w:rsidRPr="00000000">
        <w:rPr>
          <w:color w:val="000000"/>
          <w:sz w:val="32"/>
          <w:szCs w:val="32"/>
          <w:highlight w:val="yellow"/>
          <w:rtl w:val="0"/>
        </w:rPr>
        <w:t xml:space="preserve">Aetna MAPD 2025 overrides add 88 at the end of the ID</w:t>
      </w:r>
    </w:p>
    <w:p w:rsidR="00000000" w:rsidDel="00000000" w:rsidP="00000000" w:rsidRDefault="00000000" w:rsidRPr="00000000" w14:paraId="0000008E">
      <w:pPr>
        <w:rPr>
          <w:color w:val="000000"/>
          <w:sz w:val="32"/>
          <w:szCs w:val="32"/>
        </w:rPr>
      </w:pPr>
      <w:r w:rsidDel="00000000" w:rsidR="00000000" w:rsidRPr="00000000">
        <w:rPr>
          <w:rtl w:val="0"/>
        </w:rPr>
      </w:r>
    </w:p>
    <w:p w:rsidR="00000000" w:rsidDel="00000000" w:rsidP="00000000" w:rsidRDefault="00000000" w:rsidRPr="00000000" w14:paraId="0000008F">
      <w:pPr>
        <w:rPr>
          <w:color w:val="000000"/>
          <w:sz w:val="32"/>
          <w:szCs w:val="32"/>
          <w:highlight w:val="yellow"/>
        </w:rPr>
      </w:pPr>
      <w:r w:rsidDel="00000000" w:rsidR="00000000" w:rsidRPr="00000000">
        <w:rPr>
          <w:rtl w:val="0"/>
        </w:rPr>
      </w:r>
    </w:p>
    <w:p w:rsidR="00000000" w:rsidDel="00000000" w:rsidP="00000000" w:rsidRDefault="00000000" w:rsidRPr="00000000" w14:paraId="00000090">
      <w:pPr>
        <w:rPr>
          <w:color w:val="000000"/>
          <w:sz w:val="32"/>
          <w:szCs w:val="32"/>
        </w:rPr>
      </w:pPr>
      <w:r w:rsidDel="00000000" w:rsidR="00000000" w:rsidRPr="00000000">
        <w:rPr>
          <w:color w:val="000000"/>
          <w:sz w:val="32"/>
          <w:szCs w:val="32"/>
          <w:highlight w:val="yellow"/>
          <w:rtl w:val="0"/>
        </w:rPr>
        <w:t xml:space="preserve">Jefferson Health</w:t>
      </w:r>
      <w:r w:rsidDel="00000000" w:rsidR="00000000" w:rsidRPr="00000000">
        <w:rPr>
          <w:rtl w:val="0"/>
        </w:rPr>
      </w:r>
    </w:p>
    <w:p w:rsidR="00000000" w:rsidDel="00000000" w:rsidP="00000000" w:rsidRDefault="00000000" w:rsidRPr="00000000" w14:paraId="00000091">
      <w:pPr>
        <w:rPr>
          <w:color w:val="000000"/>
          <w:sz w:val="32"/>
          <w:szCs w:val="32"/>
        </w:rPr>
      </w:pPr>
      <w:r w:rsidDel="00000000" w:rsidR="00000000" w:rsidRPr="00000000">
        <w:rPr>
          <w:color w:val="000000"/>
          <w:sz w:val="32"/>
          <w:szCs w:val="32"/>
          <w:rtl w:val="0"/>
        </w:rPr>
        <w:t xml:space="preserve">Add 2 at the end of the ID for override and add 1 in the end of the ID for normal health Jefferson product.</w:t>
      </w:r>
    </w:p>
    <w:p w:rsidR="00000000" w:rsidDel="00000000" w:rsidP="00000000" w:rsidRDefault="00000000" w:rsidRPr="00000000" w14:paraId="00000092">
      <w:pPr>
        <w:rPr>
          <w:rFonts w:ascii="Play" w:cs="Play" w:eastAsia="Play" w:hAnsi="Play"/>
          <w:color w:val="000000"/>
          <w:sz w:val="32"/>
          <w:szCs w:val="32"/>
        </w:rPr>
      </w:pPr>
      <w:r w:rsidDel="00000000" w:rsidR="00000000" w:rsidRPr="00000000">
        <w:rPr>
          <w:rFonts w:ascii="Play" w:cs="Play" w:eastAsia="Play" w:hAnsi="Play"/>
          <w:color w:val="000000"/>
          <w:sz w:val="32"/>
          <w:szCs w:val="32"/>
          <w:rtl w:val="0"/>
        </w:rPr>
        <w:t xml:space="preserve">Add 1 in the end for powers agency and always select Aetna 1st year and renewal override product when processing Aetna MAPD. </w:t>
      </w:r>
    </w:p>
    <w:p w:rsidR="00000000" w:rsidDel="00000000" w:rsidP="00000000" w:rsidRDefault="00000000" w:rsidRPr="00000000" w14:paraId="00000093">
      <w:pPr>
        <w:rPr>
          <w:color w:val="000000"/>
          <w:sz w:val="32"/>
          <w:szCs w:val="32"/>
        </w:rPr>
      </w:pPr>
      <w:r w:rsidDel="00000000" w:rsidR="00000000" w:rsidRPr="00000000">
        <w:rPr>
          <w:color w:val="000000"/>
          <w:sz w:val="32"/>
          <w:szCs w:val="32"/>
          <w:rtl w:val="0"/>
        </w:rPr>
        <w:t xml:space="preserve">Add 1 in front of ID for PDP admin fee it goes 100 to MLB</w:t>
      </w:r>
    </w:p>
    <w:p w:rsidR="00000000" w:rsidDel="00000000" w:rsidP="00000000" w:rsidRDefault="00000000" w:rsidRPr="00000000" w14:paraId="00000094">
      <w:pPr>
        <w:rPr>
          <w:color w:val="000000"/>
          <w:sz w:val="32"/>
          <w:szCs w:val="32"/>
          <w:highlight w:val="yellow"/>
        </w:rPr>
      </w:pPr>
      <w:r w:rsidDel="00000000" w:rsidR="00000000" w:rsidRPr="00000000">
        <w:rPr>
          <w:rtl w:val="0"/>
        </w:rPr>
      </w:r>
    </w:p>
    <w:p w:rsidR="00000000" w:rsidDel="00000000" w:rsidP="00000000" w:rsidRDefault="00000000" w:rsidRPr="00000000" w14:paraId="00000095">
      <w:pPr>
        <w:rPr>
          <w:color w:val="000000"/>
          <w:sz w:val="32"/>
          <w:szCs w:val="32"/>
        </w:rPr>
      </w:pPr>
      <w:r w:rsidDel="00000000" w:rsidR="00000000" w:rsidRPr="00000000">
        <w:rPr>
          <w:color w:val="000000"/>
          <w:sz w:val="32"/>
          <w:szCs w:val="32"/>
          <w:highlight w:val="yellow"/>
          <w:rtl w:val="0"/>
        </w:rPr>
        <w:t xml:space="preserve">Clover MAPD</w:t>
      </w:r>
      <w:r w:rsidDel="00000000" w:rsidR="00000000" w:rsidRPr="00000000">
        <w:rPr>
          <w:rtl w:val="0"/>
        </w:rPr>
      </w:r>
    </w:p>
    <w:p w:rsidR="00000000" w:rsidDel="00000000" w:rsidP="00000000" w:rsidRDefault="00000000" w:rsidRPr="00000000" w14:paraId="00000096">
      <w:pPr>
        <w:rPr>
          <w:color w:val="000000"/>
          <w:sz w:val="32"/>
          <w:szCs w:val="32"/>
        </w:rPr>
      </w:pPr>
      <w:r w:rsidDel="00000000" w:rsidR="00000000" w:rsidRPr="00000000">
        <w:rPr>
          <w:color w:val="000000"/>
          <w:sz w:val="32"/>
          <w:szCs w:val="32"/>
          <w:rtl w:val="0"/>
        </w:rPr>
        <w:t xml:space="preserve">For clover MAPD use Member ID as it is.</w:t>
      </w:r>
    </w:p>
    <w:p w:rsidR="00000000" w:rsidDel="00000000" w:rsidP="00000000" w:rsidRDefault="00000000" w:rsidRPr="00000000" w14:paraId="00000097">
      <w:pPr>
        <w:rPr>
          <w:color w:val="000000"/>
          <w:sz w:val="32"/>
          <w:szCs w:val="32"/>
        </w:rPr>
      </w:pPr>
      <w:r w:rsidDel="00000000" w:rsidR="00000000" w:rsidRPr="00000000">
        <w:rPr>
          <w:color w:val="000000"/>
          <w:sz w:val="32"/>
          <w:szCs w:val="32"/>
          <w:rtl w:val="0"/>
        </w:rPr>
        <w:t xml:space="preserve">For clover OVR add 1 at the end</w:t>
      </w:r>
    </w:p>
    <w:p w:rsidR="00000000" w:rsidDel="00000000" w:rsidP="00000000" w:rsidRDefault="00000000" w:rsidRPr="00000000" w14:paraId="00000098">
      <w:pPr>
        <w:rPr>
          <w:color w:val="000000"/>
          <w:sz w:val="32"/>
          <w:szCs w:val="32"/>
        </w:rPr>
      </w:pPr>
      <w:r w:rsidDel="00000000" w:rsidR="00000000" w:rsidRPr="00000000">
        <w:rPr>
          <w:color w:val="000000"/>
          <w:sz w:val="32"/>
          <w:szCs w:val="32"/>
          <w:rtl w:val="0"/>
        </w:rPr>
        <w:t xml:space="preserve">For Clover renewal or 2025 add 2 at the end</w:t>
      </w:r>
    </w:p>
    <w:p w:rsidR="00000000" w:rsidDel="00000000" w:rsidP="00000000" w:rsidRDefault="00000000" w:rsidRPr="00000000" w14:paraId="00000099">
      <w:pPr>
        <w:rPr>
          <w:sz w:val="32"/>
          <w:szCs w:val="32"/>
          <w:highlight w:val="yellow"/>
        </w:rPr>
      </w:pPr>
      <w:r w:rsidDel="00000000" w:rsidR="00000000" w:rsidRPr="00000000">
        <w:rPr>
          <w:rtl w:val="0"/>
        </w:rPr>
      </w:r>
    </w:p>
    <w:p w:rsidR="00000000" w:rsidDel="00000000" w:rsidP="00000000" w:rsidRDefault="00000000" w:rsidRPr="00000000" w14:paraId="0000009A">
      <w:pPr>
        <w:rPr>
          <w:sz w:val="32"/>
          <w:szCs w:val="32"/>
        </w:rPr>
      </w:pPr>
      <w:r w:rsidDel="00000000" w:rsidR="00000000" w:rsidRPr="00000000">
        <w:rPr>
          <w:sz w:val="32"/>
          <w:szCs w:val="32"/>
          <w:highlight w:val="yellow"/>
          <w:rtl w:val="0"/>
        </w:rPr>
        <w:t xml:space="preserve">Highmark</w:t>
      </w:r>
      <w:r w:rsidDel="00000000" w:rsidR="00000000" w:rsidRPr="00000000">
        <w:rPr>
          <w:rtl w:val="0"/>
        </w:rPr>
      </w:r>
    </w:p>
    <w:p w:rsidR="00000000" w:rsidDel="00000000" w:rsidP="00000000" w:rsidRDefault="00000000" w:rsidRPr="00000000" w14:paraId="0000009B">
      <w:pPr>
        <w:rPr>
          <w:sz w:val="32"/>
          <w:szCs w:val="32"/>
        </w:rPr>
      </w:pPr>
      <w:r w:rsidDel="00000000" w:rsidR="00000000" w:rsidRPr="00000000">
        <w:rPr>
          <w:sz w:val="32"/>
          <w:szCs w:val="32"/>
          <w:rtl w:val="0"/>
        </w:rPr>
        <w:t xml:space="preserve">For Highmark MAPD Bonus/HRA add 1 in the end of the ID</w:t>
      </w:r>
    </w:p>
    <w:p w:rsidR="00000000" w:rsidDel="00000000" w:rsidP="00000000" w:rsidRDefault="00000000" w:rsidRPr="00000000" w14:paraId="0000009C">
      <w:pPr>
        <w:rPr>
          <w:sz w:val="32"/>
          <w:szCs w:val="32"/>
        </w:rPr>
      </w:pPr>
      <w:r w:rsidDel="00000000" w:rsidR="00000000" w:rsidRPr="00000000">
        <w:rPr>
          <w:sz w:val="32"/>
          <w:szCs w:val="32"/>
          <w:rtl w:val="0"/>
        </w:rPr>
        <w:t xml:space="preserve">For Highmark MAPD overrides add 2 in the back of the ID’s</w:t>
      </w:r>
    </w:p>
    <w:p w:rsidR="00000000" w:rsidDel="00000000" w:rsidP="00000000" w:rsidRDefault="00000000" w:rsidRPr="00000000" w14:paraId="0000009D">
      <w:pPr>
        <w:rPr>
          <w:sz w:val="32"/>
          <w:szCs w:val="32"/>
        </w:rPr>
      </w:pPr>
      <w:r w:rsidDel="00000000" w:rsidR="00000000" w:rsidRPr="00000000">
        <w:rPr>
          <w:sz w:val="32"/>
          <w:szCs w:val="32"/>
          <w:rtl w:val="0"/>
        </w:rPr>
        <w:t xml:space="preserve">For Highmark ACA override rate changed from 3 to 3.50 so use 23.50 product for anything paying 23.50 (Highmark 65 ACA Individual Health: On-Exchange &amp; Off-Exchange) Add 3 at the end of the ID</w:t>
      </w:r>
    </w:p>
    <w:p w:rsidR="00000000" w:rsidDel="00000000" w:rsidP="00000000" w:rsidRDefault="00000000" w:rsidRPr="00000000" w14:paraId="0000009E">
      <w:pPr>
        <w:rPr>
          <w:sz w:val="32"/>
          <w:szCs w:val="32"/>
        </w:rPr>
      </w:pPr>
      <w:r w:rsidDel="00000000" w:rsidR="00000000" w:rsidRPr="00000000">
        <w:rPr>
          <w:sz w:val="32"/>
          <w:szCs w:val="32"/>
          <w:rtl w:val="0"/>
        </w:rPr>
        <w:t xml:space="preserve">For 2025 MAPD add 55 at the end of the ID</w:t>
      </w:r>
    </w:p>
    <w:p w:rsidR="00000000" w:rsidDel="00000000" w:rsidP="00000000" w:rsidRDefault="00000000" w:rsidRPr="00000000" w14:paraId="0000009F">
      <w:pPr>
        <w:rPr>
          <w:sz w:val="32"/>
          <w:szCs w:val="32"/>
        </w:rPr>
      </w:pPr>
      <w:r w:rsidDel="00000000" w:rsidR="00000000" w:rsidRPr="00000000">
        <w:rPr>
          <w:sz w:val="32"/>
          <w:szCs w:val="32"/>
          <w:rtl w:val="0"/>
        </w:rPr>
        <w:t xml:space="preserve">For 2025 Overrides add 65 at the end of the ID</w:t>
      </w:r>
    </w:p>
    <w:p w:rsidR="00000000" w:rsidDel="00000000" w:rsidP="00000000" w:rsidRDefault="00000000" w:rsidRPr="00000000" w14:paraId="000000A0">
      <w:pPr>
        <w:rPr>
          <w:sz w:val="32"/>
          <w:szCs w:val="32"/>
          <w:highlight w:val="yellow"/>
        </w:rPr>
      </w:pPr>
      <w:r w:rsidDel="00000000" w:rsidR="00000000" w:rsidRPr="00000000">
        <w:rPr>
          <w:rtl w:val="0"/>
        </w:rPr>
      </w:r>
    </w:p>
    <w:p w:rsidR="00000000" w:rsidDel="00000000" w:rsidP="00000000" w:rsidRDefault="00000000" w:rsidRPr="00000000" w14:paraId="000000A1">
      <w:pPr>
        <w:rPr>
          <w:sz w:val="32"/>
          <w:szCs w:val="32"/>
        </w:rPr>
      </w:pPr>
      <w:r w:rsidDel="00000000" w:rsidR="00000000" w:rsidRPr="00000000">
        <w:rPr>
          <w:sz w:val="32"/>
          <w:szCs w:val="32"/>
          <w:highlight w:val="yellow"/>
          <w:rtl w:val="0"/>
        </w:rPr>
        <w:t xml:space="preserve">Surebridge</w:t>
      </w:r>
      <w:r w:rsidDel="00000000" w:rsidR="00000000" w:rsidRPr="00000000">
        <w:rPr>
          <w:rtl w:val="0"/>
        </w:rPr>
      </w:r>
    </w:p>
    <w:p w:rsidR="00000000" w:rsidDel="00000000" w:rsidP="00000000" w:rsidRDefault="00000000" w:rsidRPr="00000000" w14:paraId="000000A2">
      <w:pPr>
        <w:rPr>
          <w:sz w:val="32"/>
          <w:szCs w:val="32"/>
        </w:rPr>
      </w:pPr>
      <w:r w:rsidDel="00000000" w:rsidR="00000000" w:rsidRPr="00000000">
        <w:rPr>
          <w:sz w:val="32"/>
          <w:szCs w:val="32"/>
          <w:rtl w:val="0"/>
        </w:rPr>
        <w:t xml:space="preserve">for surebridge Policies with an effective date in April 2023 or earlier are just overrides to the agency as carol foley was paid direct as a broker. Policies written after that are when she was LOA and she would be paid as an agent. So, pay anything for carol to MLB 100% before 04/1/2023.</w:t>
      </w:r>
    </w:p>
    <w:p w:rsidR="00000000" w:rsidDel="00000000" w:rsidP="00000000" w:rsidRDefault="00000000" w:rsidRPr="00000000" w14:paraId="000000A3">
      <w:pPr>
        <w:rPr>
          <w:sz w:val="32"/>
          <w:szCs w:val="32"/>
        </w:rPr>
      </w:pPr>
      <w:r w:rsidDel="00000000" w:rsidR="00000000" w:rsidRPr="00000000">
        <w:rPr>
          <w:sz w:val="32"/>
          <w:szCs w:val="32"/>
          <w:rtl w:val="0"/>
        </w:rPr>
        <w:t xml:space="preserve">Also, for any Street agent we get only overrides so it goes 100% to mlb.</w:t>
      </w:r>
    </w:p>
    <w:p w:rsidR="00000000" w:rsidDel="00000000" w:rsidP="00000000" w:rsidRDefault="00000000" w:rsidRPr="00000000" w14:paraId="000000A4">
      <w:pPr>
        <w:rPr>
          <w:sz w:val="32"/>
          <w:szCs w:val="32"/>
        </w:rPr>
      </w:pPr>
      <w:r w:rsidDel="00000000" w:rsidR="00000000" w:rsidRPr="00000000">
        <w:rPr>
          <w:rtl w:val="0"/>
        </w:rPr>
      </w:r>
    </w:p>
    <w:p w:rsidR="00000000" w:rsidDel="00000000" w:rsidP="00000000" w:rsidRDefault="00000000" w:rsidRPr="00000000" w14:paraId="000000A5">
      <w:pPr>
        <w:rPr>
          <w:sz w:val="32"/>
          <w:szCs w:val="32"/>
        </w:rPr>
      </w:pPr>
      <w:r w:rsidDel="00000000" w:rsidR="00000000" w:rsidRPr="00000000">
        <w:rPr>
          <w:rtl w:val="0"/>
        </w:rPr>
      </w:r>
    </w:p>
    <w:p w:rsidR="00000000" w:rsidDel="00000000" w:rsidP="00000000" w:rsidRDefault="00000000" w:rsidRPr="00000000" w14:paraId="000000A6">
      <w:pPr>
        <w:rPr>
          <w:sz w:val="32"/>
          <w:szCs w:val="32"/>
        </w:rPr>
      </w:pPr>
      <w:r w:rsidDel="00000000" w:rsidR="00000000" w:rsidRPr="00000000">
        <w:rPr>
          <w:sz w:val="32"/>
          <w:szCs w:val="32"/>
          <w:highlight w:val="yellow"/>
          <w:rtl w:val="0"/>
        </w:rPr>
        <w:t xml:space="preserve">Devoted health</w:t>
      </w:r>
      <w:r w:rsidDel="00000000" w:rsidR="00000000" w:rsidRPr="00000000">
        <w:rPr>
          <w:rtl w:val="0"/>
        </w:rPr>
      </w:r>
    </w:p>
    <w:p w:rsidR="00000000" w:rsidDel="00000000" w:rsidP="00000000" w:rsidRDefault="00000000" w:rsidRPr="00000000" w14:paraId="000000A7">
      <w:pPr>
        <w:rPr>
          <w:sz w:val="32"/>
          <w:szCs w:val="32"/>
        </w:rPr>
      </w:pPr>
      <w:r w:rsidDel="00000000" w:rsidR="00000000" w:rsidRPr="00000000">
        <w:rPr>
          <w:sz w:val="32"/>
          <w:szCs w:val="32"/>
          <w:rtl w:val="0"/>
        </w:rPr>
        <w:t xml:space="preserve">Add 1 at the end of the Id for overrides.</w:t>
      </w:r>
    </w:p>
    <w:p w:rsidR="00000000" w:rsidDel="00000000" w:rsidP="00000000" w:rsidRDefault="00000000" w:rsidRPr="00000000" w14:paraId="000000A8">
      <w:pPr>
        <w:rPr>
          <w:sz w:val="32"/>
          <w:szCs w:val="32"/>
        </w:rPr>
      </w:pPr>
      <w:r w:rsidDel="00000000" w:rsidR="00000000" w:rsidRPr="00000000">
        <w:rPr>
          <w:sz w:val="32"/>
          <w:szCs w:val="32"/>
          <w:rtl w:val="0"/>
        </w:rPr>
        <w:t xml:space="preserve">Add 1 at the front of the ID for HRA bonus.</w:t>
      </w:r>
    </w:p>
    <w:p w:rsidR="00000000" w:rsidDel="00000000" w:rsidP="00000000" w:rsidRDefault="00000000" w:rsidRPr="00000000" w14:paraId="000000A9">
      <w:pPr>
        <w:rPr>
          <w:sz w:val="32"/>
          <w:szCs w:val="32"/>
        </w:rPr>
      </w:pPr>
      <w:r w:rsidDel="00000000" w:rsidR="00000000" w:rsidRPr="00000000">
        <w:rPr>
          <w:sz w:val="32"/>
          <w:szCs w:val="32"/>
          <w:rtl w:val="0"/>
        </w:rPr>
        <w:t xml:space="preserve">Contact commissions – </w:t>
      </w:r>
      <w:hyperlink r:id="rId11">
        <w:r w:rsidDel="00000000" w:rsidR="00000000" w:rsidRPr="00000000">
          <w:rPr>
            <w:color w:val="467886"/>
            <w:sz w:val="32"/>
            <w:szCs w:val="32"/>
            <w:u w:val="single"/>
            <w:rtl w:val="0"/>
          </w:rPr>
          <w:t xml:space="preserve">agent-support@devoted.com</w:t>
        </w:r>
      </w:hyperlink>
      <w:r w:rsidDel="00000000" w:rsidR="00000000" w:rsidRPr="00000000">
        <w:rPr>
          <w:rtl w:val="0"/>
        </w:rPr>
      </w:r>
    </w:p>
    <w:p w:rsidR="00000000" w:rsidDel="00000000" w:rsidP="00000000" w:rsidRDefault="00000000" w:rsidRPr="00000000" w14:paraId="000000AA">
      <w:pPr>
        <w:rPr>
          <w:sz w:val="32"/>
          <w:szCs w:val="32"/>
        </w:rPr>
      </w:pPr>
      <w:r w:rsidDel="00000000" w:rsidR="00000000" w:rsidRPr="00000000">
        <w:rPr>
          <w:sz w:val="32"/>
          <w:szCs w:val="32"/>
          <w:rtl w:val="0"/>
        </w:rPr>
        <w:t xml:space="preserve">Devoted Health MAPD add 8 and 88 on overrides at the end of the ID</w:t>
      </w:r>
    </w:p>
    <w:p w:rsidR="00000000" w:rsidDel="00000000" w:rsidP="00000000" w:rsidRDefault="00000000" w:rsidRPr="00000000" w14:paraId="000000AB">
      <w:pPr>
        <w:rPr>
          <w:sz w:val="32"/>
          <w:szCs w:val="32"/>
        </w:rPr>
      </w:pPr>
      <w:r w:rsidDel="00000000" w:rsidR="00000000" w:rsidRPr="00000000">
        <w:rPr>
          <w:sz w:val="32"/>
          <w:szCs w:val="32"/>
          <w:highlight w:val="yellow"/>
          <w:rtl w:val="0"/>
        </w:rPr>
        <w:t xml:space="preserve">Mutual of Omaha</w:t>
      </w:r>
      <w:r w:rsidDel="00000000" w:rsidR="00000000" w:rsidRPr="00000000">
        <w:rPr>
          <w:rtl w:val="0"/>
        </w:rPr>
      </w:r>
    </w:p>
    <w:p w:rsidR="00000000" w:rsidDel="00000000" w:rsidP="00000000" w:rsidRDefault="00000000" w:rsidRPr="00000000" w14:paraId="000000AC">
      <w:pPr>
        <w:rPr>
          <w:sz w:val="32"/>
          <w:szCs w:val="32"/>
        </w:rPr>
      </w:pPr>
      <w:r w:rsidDel="00000000" w:rsidR="00000000" w:rsidRPr="00000000">
        <w:rPr>
          <w:sz w:val="32"/>
          <w:szCs w:val="32"/>
          <w:rtl w:val="0"/>
        </w:rPr>
        <w:t xml:space="preserve">For MOO they pay 9 months in advance to all agents for certain policies so when we pay we have to pay advance only agents who are AV on our database and our agent roster. The rest of them will still get paid as earned, meaning for 1 month only. For example, if I have Anne Marie got paid for 9 months AV on policy for $400 so I will pay her only $44.44 which is 400/9 and if I got paid Richard yale $400 then I will pay him full $400 because he is on AV. Next time we will get paid for both Anne Marie and Richard we will see Advance commission column -44.44 so we will pay Richard 44.44 with code AV1 so it can be applied towards debit balance, and we will pay Anne Maire 44.44 AE because in reality we never paid her advanced. Please see this video for more info. Also after 9 months has been paid we will keep getting rest 3 moths paid every month for all agents. </w:t>
      </w:r>
    </w:p>
    <w:p w:rsidR="00000000" w:rsidDel="00000000" w:rsidP="00000000" w:rsidRDefault="00000000" w:rsidRPr="00000000" w14:paraId="000000AD">
      <w:pPr>
        <w:rPr>
          <w:sz w:val="32"/>
          <w:szCs w:val="32"/>
        </w:rPr>
      </w:pPr>
      <w:r w:rsidDel="00000000" w:rsidR="00000000" w:rsidRPr="00000000">
        <w:rPr>
          <w:rtl w:val="0"/>
        </w:rPr>
      </w:r>
    </w:p>
    <w:p w:rsidR="00000000" w:rsidDel="00000000" w:rsidP="00000000" w:rsidRDefault="00000000" w:rsidRPr="00000000" w14:paraId="000000AE">
      <w:pPr>
        <w:rPr>
          <w:sz w:val="32"/>
          <w:szCs w:val="32"/>
        </w:rPr>
      </w:pPr>
      <w:r w:rsidDel="00000000" w:rsidR="00000000" w:rsidRPr="00000000">
        <w:rPr>
          <w:sz w:val="32"/>
          <w:szCs w:val="32"/>
          <w:rtl w:val="0"/>
        </w:rPr>
        <w:t xml:space="preserve">Medical Mutual of Ohio</w:t>
      </w:r>
    </w:p>
    <w:p w:rsidR="00000000" w:rsidDel="00000000" w:rsidP="00000000" w:rsidRDefault="00000000" w:rsidRPr="00000000" w14:paraId="000000AF">
      <w:pPr>
        <w:rPr>
          <w:sz w:val="32"/>
          <w:szCs w:val="32"/>
        </w:rPr>
      </w:pPr>
      <w:r w:rsidDel="00000000" w:rsidR="00000000" w:rsidRPr="00000000">
        <w:rPr>
          <w:sz w:val="32"/>
          <w:szCs w:val="32"/>
          <w:rtl w:val="0"/>
        </w:rPr>
        <w:t xml:space="preserve">For ACA 2026 add 3 at the end of the policy.</w:t>
      </w:r>
    </w:p>
    <w:p w:rsidR="00000000" w:rsidDel="00000000" w:rsidP="00000000" w:rsidRDefault="00000000" w:rsidRPr="00000000" w14:paraId="000000B0">
      <w:pPr>
        <w:rPr>
          <w:sz w:val="32"/>
          <w:szCs w:val="32"/>
        </w:rPr>
      </w:pPr>
      <w:r w:rsidDel="00000000" w:rsidR="00000000" w:rsidRPr="00000000">
        <w:rPr>
          <w:rtl w:val="0"/>
        </w:rPr>
      </w:r>
    </w:p>
    <w:p w:rsidR="00000000" w:rsidDel="00000000" w:rsidP="00000000" w:rsidRDefault="00000000" w:rsidRPr="00000000" w14:paraId="000000B1">
      <w:pPr>
        <w:rPr>
          <w:sz w:val="32"/>
          <w:szCs w:val="32"/>
        </w:rPr>
      </w:pPr>
      <w:r w:rsidDel="00000000" w:rsidR="00000000" w:rsidRPr="00000000">
        <w:rPr>
          <w:sz w:val="32"/>
          <w:szCs w:val="32"/>
          <w:highlight w:val="yellow"/>
          <w:rtl w:val="0"/>
        </w:rPr>
        <w:t xml:space="preserve">BCBS of OK</w:t>
      </w:r>
      <w:r w:rsidDel="00000000" w:rsidR="00000000" w:rsidRPr="00000000">
        <w:rPr>
          <w:sz w:val="32"/>
          <w:szCs w:val="32"/>
          <w:rtl w:val="0"/>
        </w:rPr>
        <w:t xml:space="preserve"> </w:t>
      </w:r>
    </w:p>
    <w:p w:rsidR="00000000" w:rsidDel="00000000" w:rsidP="00000000" w:rsidRDefault="00000000" w:rsidRPr="00000000" w14:paraId="000000B2">
      <w:pPr>
        <w:rPr>
          <w:sz w:val="32"/>
          <w:szCs w:val="32"/>
        </w:rPr>
      </w:pPr>
      <w:r w:rsidDel="00000000" w:rsidR="00000000" w:rsidRPr="00000000">
        <w:rPr>
          <w:sz w:val="32"/>
          <w:szCs w:val="32"/>
          <w:rtl w:val="0"/>
        </w:rPr>
        <w:t xml:space="preserve">Add 1 in front of Id for Dental policies</w:t>
      </w:r>
    </w:p>
    <w:p w:rsidR="00000000" w:rsidDel="00000000" w:rsidP="00000000" w:rsidRDefault="00000000" w:rsidRPr="00000000" w14:paraId="000000B3">
      <w:pPr>
        <w:rPr>
          <w:sz w:val="32"/>
          <w:szCs w:val="32"/>
        </w:rPr>
      </w:pPr>
      <w:hyperlink r:id="rId12">
        <w:r w:rsidDel="00000000" w:rsidR="00000000" w:rsidRPr="00000000">
          <w:rPr>
            <w:color w:val="467886"/>
            <w:sz w:val="32"/>
            <w:szCs w:val="32"/>
            <w:u w:val="single"/>
            <w:rtl w:val="0"/>
          </w:rPr>
          <w:t xml:space="preserve">producer_service_center@bcbsok.com</w:t>
        </w:r>
      </w:hyperlink>
      <w:r w:rsidDel="00000000" w:rsidR="00000000" w:rsidRPr="00000000">
        <w:rPr>
          <w:sz w:val="32"/>
          <w:szCs w:val="32"/>
          <w:rtl w:val="0"/>
        </w:rPr>
        <w:t xml:space="preserve"> (commission inquiry)</w:t>
      </w:r>
    </w:p>
    <w:p w:rsidR="00000000" w:rsidDel="00000000" w:rsidP="00000000" w:rsidRDefault="00000000" w:rsidRPr="00000000" w14:paraId="000000B4">
      <w:pPr>
        <w:rPr>
          <w:sz w:val="32"/>
          <w:szCs w:val="32"/>
          <w:highlight w:val="yellow"/>
        </w:rPr>
      </w:pPr>
      <w:r w:rsidDel="00000000" w:rsidR="00000000" w:rsidRPr="00000000">
        <w:rPr>
          <w:rtl w:val="0"/>
        </w:rPr>
      </w:r>
    </w:p>
    <w:p w:rsidR="00000000" w:rsidDel="00000000" w:rsidP="00000000" w:rsidRDefault="00000000" w:rsidRPr="00000000" w14:paraId="000000B5">
      <w:pPr>
        <w:rPr>
          <w:sz w:val="32"/>
          <w:szCs w:val="32"/>
          <w:highlight w:val="yellow"/>
        </w:rPr>
      </w:pPr>
      <w:r w:rsidDel="00000000" w:rsidR="00000000" w:rsidRPr="00000000">
        <w:rPr>
          <w:sz w:val="32"/>
          <w:szCs w:val="32"/>
          <w:highlight w:val="yellow"/>
          <w:rtl w:val="0"/>
        </w:rPr>
        <w:t xml:space="preserve">BCBS of IL small group</w:t>
      </w:r>
    </w:p>
    <w:p w:rsidR="00000000" w:rsidDel="00000000" w:rsidP="00000000" w:rsidRDefault="00000000" w:rsidRPr="00000000" w14:paraId="000000B6">
      <w:pPr>
        <w:rPr>
          <w:sz w:val="32"/>
          <w:szCs w:val="32"/>
        </w:rPr>
      </w:pPr>
      <w:r w:rsidDel="00000000" w:rsidR="00000000" w:rsidRPr="00000000">
        <w:rPr>
          <w:sz w:val="32"/>
          <w:szCs w:val="32"/>
          <w:rtl w:val="0"/>
        </w:rPr>
        <w:t xml:space="preserve">For Bloomington MEd sup ID B0000163813 since there are two different products add 2 at the end for flat$2-3 product.</w:t>
      </w:r>
    </w:p>
    <w:p w:rsidR="00000000" w:rsidDel="00000000" w:rsidP="00000000" w:rsidRDefault="00000000" w:rsidRPr="00000000" w14:paraId="000000B7">
      <w:pPr>
        <w:rPr>
          <w:sz w:val="32"/>
          <w:szCs w:val="32"/>
        </w:rPr>
      </w:pPr>
      <w:r w:rsidDel="00000000" w:rsidR="00000000" w:rsidRPr="00000000">
        <w:rPr>
          <w:sz w:val="32"/>
          <w:szCs w:val="32"/>
          <w:rtl w:val="0"/>
        </w:rPr>
        <w:t xml:space="preserve">For Group Flat % 2-3 Lives product add 2 at the. End</w:t>
      </w:r>
    </w:p>
    <w:p w:rsidR="00000000" w:rsidDel="00000000" w:rsidP="00000000" w:rsidRDefault="00000000" w:rsidRPr="00000000" w14:paraId="000000B8">
      <w:pPr>
        <w:rPr>
          <w:sz w:val="32"/>
          <w:szCs w:val="32"/>
        </w:rPr>
      </w:pPr>
      <w:r w:rsidDel="00000000" w:rsidR="00000000" w:rsidRPr="00000000">
        <w:rPr>
          <w:sz w:val="32"/>
          <w:szCs w:val="32"/>
          <w:rtl w:val="0"/>
        </w:rPr>
        <w:t xml:space="preserve">For group- 1 - 50k APV add 4 at the end of the ID</w:t>
      </w:r>
    </w:p>
    <w:p w:rsidR="00000000" w:rsidDel="00000000" w:rsidP="00000000" w:rsidRDefault="00000000" w:rsidRPr="00000000" w14:paraId="000000B9">
      <w:pPr>
        <w:rPr>
          <w:sz w:val="32"/>
          <w:szCs w:val="32"/>
        </w:rPr>
      </w:pPr>
      <w:r w:rsidDel="00000000" w:rsidR="00000000" w:rsidRPr="00000000">
        <w:rPr>
          <w:sz w:val="32"/>
          <w:szCs w:val="32"/>
          <w:rtl w:val="0"/>
        </w:rPr>
        <w:t xml:space="preserve">For group 50k - 100K APV add 5 at the end of the ID</w:t>
      </w:r>
    </w:p>
    <w:p w:rsidR="00000000" w:rsidDel="00000000" w:rsidP="00000000" w:rsidRDefault="00000000" w:rsidRPr="00000000" w14:paraId="000000BA">
      <w:pPr>
        <w:rPr>
          <w:sz w:val="32"/>
          <w:szCs w:val="32"/>
        </w:rPr>
      </w:pPr>
      <w:r w:rsidDel="00000000" w:rsidR="00000000" w:rsidRPr="00000000">
        <w:rPr>
          <w:sz w:val="32"/>
          <w:szCs w:val="32"/>
          <w:rtl w:val="0"/>
        </w:rPr>
        <w:t xml:space="preserve">For the product BCBS of family 50 always add 3 at the end of the ID.</w:t>
      </w:r>
    </w:p>
    <w:p w:rsidR="00000000" w:rsidDel="00000000" w:rsidP="00000000" w:rsidRDefault="00000000" w:rsidRPr="00000000" w14:paraId="000000BB">
      <w:pPr>
        <w:rPr>
          <w:sz w:val="32"/>
          <w:szCs w:val="32"/>
        </w:rPr>
      </w:pPr>
      <w:r w:rsidDel="00000000" w:rsidR="00000000" w:rsidRPr="00000000">
        <w:rPr>
          <w:sz w:val="32"/>
          <w:szCs w:val="32"/>
          <w:rtl w:val="0"/>
        </w:rPr>
        <w:t xml:space="preserve">Dental add 1 after the ID</w:t>
      </w:r>
    </w:p>
    <w:p w:rsidR="00000000" w:rsidDel="00000000" w:rsidP="00000000" w:rsidRDefault="00000000" w:rsidRPr="00000000" w14:paraId="000000BC">
      <w:pPr>
        <w:rPr>
          <w:sz w:val="32"/>
          <w:szCs w:val="32"/>
        </w:rPr>
      </w:pPr>
      <w:r w:rsidDel="00000000" w:rsidR="00000000" w:rsidRPr="00000000">
        <w:rPr>
          <w:sz w:val="32"/>
          <w:szCs w:val="32"/>
          <w:rtl w:val="0"/>
        </w:rPr>
        <w:t xml:space="preserve">For group single 27 remains the same</w:t>
      </w:r>
    </w:p>
    <w:p w:rsidR="00000000" w:rsidDel="00000000" w:rsidP="00000000" w:rsidRDefault="00000000" w:rsidRPr="00000000" w14:paraId="000000BD">
      <w:pPr>
        <w:rPr>
          <w:sz w:val="32"/>
          <w:szCs w:val="32"/>
        </w:rPr>
      </w:pPr>
      <w:r w:rsidDel="00000000" w:rsidR="00000000" w:rsidRPr="00000000">
        <w:rPr>
          <w:sz w:val="32"/>
          <w:szCs w:val="32"/>
          <w:rtl w:val="0"/>
        </w:rPr>
        <w:t xml:space="preserve">Blue Choice Preferred Add 22 at the end of the ID</w:t>
      </w:r>
    </w:p>
    <w:p w:rsidR="00000000" w:rsidDel="00000000" w:rsidP="00000000" w:rsidRDefault="00000000" w:rsidRPr="00000000" w14:paraId="000000BE">
      <w:pPr>
        <w:rPr>
          <w:sz w:val="32"/>
          <w:szCs w:val="32"/>
        </w:rPr>
      </w:pPr>
      <w:r w:rsidDel="00000000" w:rsidR="00000000" w:rsidRPr="00000000">
        <w:rPr>
          <w:sz w:val="32"/>
          <w:szCs w:val="32"/>
          <w:rtl w:val="0"/>
        </w:rPr>
        <w:t xml:space="preserve">Blue Focus Add 33 at the end of the ID</w:t>
      </w:r>
    </w:p>
    <w:p w:rsidR="00000000" w:rsidDel="00000000" w:rsidP="00000000" w:rsidRDefault="00000000" w:rsidRPr="00000000" w14:paraId="000000BF">
      <w:pPr>
        <w:rPr>
          <w:sz w:val="32"/>
          <w:szCs w:val="32"/>
        </w:rPr>
      </w:pPr>
      <w:r w:rsidDel="00000000" w:rsidR="00000000" w:rsidRPr="00000000">
        <w:rPr>
          <w:sz w:val="32"/>
          <w:szCs w:val="32"/>
          <w:rtl w:val="0"/>
        </w:rPr>
        <w:t xml:space="preserve">Blue Precision Add 44 at the end of the ID</w:t>
      </w:r>
    </w:p>
    <w:p w:rsidR="00000000" w:rsidDel="00000000" w:rsidP="00000000" w:rsidRDefault="00000000" w:rsidRPr="00000000" w14:paraId="000000C0">
      <w:pPr>
        <w:rPr>
          <w:sz w:val="32"/>
          <w:szCs w:val="32"/>
        </w:rPr>
      </w:pPr>
      <w:r w:rsidDel="00000000" w:rsidR="00000000" w:rsidRPr="00000000">
        <w:rPr>
          <w:sz w:val="32"/>
          <w:szCs w:val="32"/>
          <w:rtl w:val="0"/>
        </w:rPr>
        <w:t xml:space="preserve">Care Direct Add 55 at the end of the ID</w:t>
      </w:r>
    </w:p>
    <w:p w:rsidR="00000000" w:rsidDel="00000000" w:rsidP="00000000" w:rsidRDefault="00000000" w:rsidRPr="00000000" w14:paraId="000000C1">
      <w:pPr>
        <w:rPr>
          <w:sz w:val="32"/>
          <w:szCs w:val="32"/>
        </w:rPr>
      </w:pPr>
      <w:r w:rsidDel="00000000" w:rsidR="00000000" w:rsidRPr="00000000">
        <w:rPr>
          <w:rtl w:val="0"/>
        </w:rPr>
      </w:r>
    </w:p>
    <w:p w:rsidR="00000000" w:rsidDel="00000000" w:rsidP="00000000" w:rsidRDefault="00000000" w:rsidRPr="00000000" w14:paraId="000000C2">
      <w:pPr>
        <w:rPr>
          <w:sz w:val="32"/>
          <w:szCs w:val="32"/>
          <w:highlight w:val="yellow"/>
        </w:rPr>
      </w:pPr>
      <w:r w:rsidDel="00000000" w:rsidR="00000000" w:rsidRPr="00000000">
        <w:rPr>
          <w:sz w:val="32"/>
          <w:szCs w:val="32"/>
          <w:highlight w:val="yellow"/>
          <w:rtl w:val="0"/>
        </w:rPr>
        <w:t xml:space="preserve">  </w:t>
      </w:r>
    </w:p>
    <w:p w:rsidR="00000000" w:rsidDel="00000000" w:rsidP="00000000" w:rsidRDefault="00000000" w:rsidRPr="00000000" w14:paraId="000000C3">
      <w:pPr>
        <w:rPr>
          <w:sz w:val="32"/>
          <w:szCs w:val="32"/>
        </w:rPr>
      </w:pPr>
      <w:r w:rsidDel="00000000" w:rsidR="00000000" w:rsidRPr="00000000">
        <w:rPr>
          <w:sz w:val="32"/>
          <w:szCs w:val="32"/>
          <w:highlight w:val="yellow"/>
          <w:rtl w:val="0"/>
        </w:rPr>
        <w:t xml:space="preserve">BCBS of TX</w:t>
      </w:r>
      <w:r w:rsidDel="00000000" w:rsidR="00000000" w:rsidRPr="00000000">
        <w:rPr>
          <w:sz w:val="32"/>
          <w:szCs w:val="32"/>
          <w:rtl w:val="0"/>
        </w:rPr>
        <w:t xml:space="preserve"> </w:t>
      </w:r>
    </w:p>
    <w:p w:rsidR="00000000" w:rsidDel="00000000" w:rsidP="00000000" w:rsidRDefault="00000000" w:rsidRPr="00000000" w14:paraId="000000C4">
      <w:pPr>
        <w:rPr>
          <w:sz w:val="32"/>
          <w:szCs w:val="32"/>
        </w:rPr>
      </w:pPr>
      <w:r w:rsidDel="00000000" w:rsidR="00000000" w:rsidRPr="00000000">
        <w:rPr>
          <w:sz w:val="32"/>
          <w:szCs w:val="32"/>
          <w:rtl w:val="0"/>
        </w:rPr>
        <w:t xml:space="preserve">Add 1 in front of Id for Dental policies</w:t>
      </w:r>
    </w:p>
    <w:p w:rsidR="00000000" w:rsidDel="00000000" w:rsidP="00000000" w:rsidRDefault="00000000" w:rsidRPr="00000000" w14:paraId="000000C5">
      <w:pPr>
        <w:rPr>
          <w:sz w:val="32"/>
          <w:szCs w:val="32"/>
        </w:rPr>
      </w:pPr>
      <w:r w:rsidDel="00000000" w:rsidR="00000000" w:rsidRPr="00000000">
        <w:rPr>
          <w:sz w:val="32"/>
          <w:szCs w:val="32"/>
          <w:rtl w:val="0"/>
        </w:rPr>
        <w:t xml:space="preserve">Always remember to check for appointment fees on the detail statement on the top</w:t>
      </w:r>
    </w:p>
    <w:p w:rsidR="00000000" w:rsidDel="00000000" w:rsidP="00000000" w:rsidRDefault="00000000" w:rsidRPr="00000000" w14:paraId="000000C6">
      <w:pPr>
        <w:rPr>
          <w:sz w:val="32"/>
          <w:szCs w:val="32"/>
        </w:rPr>
      </w:pPr>
      <w:r w:rsidDel="00000000" w:rsidR="00000000" w:rsidRPr="00000000">
        <w:rPr>
          <w:rtl w:val="0"/>
        </w:rPr>
      </w:r>
    </w:p>
    <w:p w:rsidR="00000000" w:rsidDel="00000000" w:rsidP="00000000" w:rsidRDefault="00000000" w:rsidRPr="00000000" w14:paraId="000000C7">
      <w:pPr>
        <w:rPr>
          <w:sz w:val="32"/>
          <w:szCs w:val="32"/>
          <w:highlight w:val="yellow"/>
        </w:rPr>
      </w:pPr>
      <w:r w:rsidDel="00000000" w:rsidR="00000000" w:rsidRPr="00000000">
        <w:rPr>
          <w:sz w:val="32"/>
          <w:szCs w:val="32"/>
          <w:highlight w:val="yellow"/>
          <w:rtl w:val="0"/>
        </w:rPr>
        <w:t xml:space="preserve">BCBS of TN</w:t>
      </w:r>
    </w:p>
    <w:p w:rsidR="00000000" w:rsidDel="00000000" w:rsidP="00000000" w:rsidRDefault="00000000" w:rsidRPr="00000000" w14:paraId="000000C8">
      <w:pPr>
        <w:rPr>
          <w:sz w:val="32"/>
          <w:szCs w:val="32"/>
        </w:rPr>
      </w:pPr>
      <w:r w:rsidDel="00000000" w:rsidR="00000000" w:rsidRPr="00000000">
        <w:rPr>
          <w:sz w:val="32"/>
          <w:szCs w:val="32"/>
          <w:rtl w:val="0"/>
        </w:rPr>
        <w:t xml:space="preserve">Check and download the pdf file to see the effective dates</w:t>
      </w:r>
    </w:p>
    <w:p w:rsidR="00000000" w:rsidDel="00000000" w:rsidP="00000000" w:rsidRDefault="00000000" w:rsidRPr="00000000" w14:paraId="000000C9">
      <w:pPr>
        <w:rPr>
          <w:sz w:val="32"/>
          <w:szCs w:val="32"/>
        </w:rPr>
      </w:pPr>
      <w:r w:rsidDel="00000000" w:rsidR="00000000" w:rsidRPr="00000000">
        <w:rPr>
          <w:rtl w:val="0"/>
        </w:rPr>
      </w:r>
    </w:p>
    <w:p w:rsidR="00000000" w:rsidDel="00000000" w:rsidP="00000000" w:rsidRDefault="00000000" w:rsidRPr="00000000" w14:paraId="000000CA">
      <w:pPr>
        <w:rPr>
          <w:sz w:val="32"/>
          <w:szCs w:val="32"/>
          <w:highlight w:val="yellow"/>
        </w:rPr>
      </w:pPr>
      <w:r w:rsidDel="00000000" w:rsidR="00000000" w:rsidRPr="00000000">
        <w:rPr>
          <w:sz w:val="32"/>
          <w:szCs w:val="32"/>
          <w:highlight w:val="yellow"/>
          <w:rtl w:val="0"/>
        </w:rPr>
        <w:t xml:space="preserve">BCBS of MT</w:t>
      </w:r>
    </w:p>
    <w:p w:rsidR="00000000" w:rsidDel="00000000" w:rsidP="00000000" w:rsidRDefault="00000000" w:rsidRPr="00000000" w14:paraId="000000CB">
      <w:pPr>
        <w:rPr>
          <w:sz w:val="32"/>
          <w:szCs w:val="32"/>
        </w:rPr>
      </w:pPr>
      <w:r w:rsidDel="00000000" w:rsidR="00000000" w:rsidRPr="00000000">
        <w:rPr>
          <w:sz w:val="32"/>
          <w:szCs w:val="32"/>
          <w:rtl w:val="0"/>
        </w:rPr>
        <w:t xml:space="preserve">Add 5 at the end of the ID</w:t>
      </w:r>
    </w:p>
    <w:p w:rsidR="00000000" w:rsidDel="00000000" w:rsidP="00000000" w:rsidRDefault="00000000" w:rsidRPr="00000000" w14:paraId="000000CC">
      <w:pPr>
        <w:rPr>
          <w:sz w:val="32"/>
          <w:szCs w:val="32"/>
        </w:rPr>
      </w:pPr>
      <w:r w:rsidDel="00000000" w:rsidR="00000000" w:rsidRPr="00000000">
        <w:rPr>
          <w:rtl w:val="0"/>
        </w:rPr>
      </w:r>
    </w:p>
    <w:p w:rsidR="00000000" w:rsidDel="00000000" w:rsidP="00000000" w:rsidRDefault="00000000" w:rsidRPr="00000000" w14:paraId="000000CD">
      <w:pPr>
        <w:rPr>
          <w:sz w:val="32"/>
          <w:szCs w:val="32"/>
        </w:rPr>
      </w:pPr>
      <w:r w:rsidDel="00000000" w:rsidR="00000000" w:rsidRPr="00000000">
        <w:rPr>
          <w:rtl w:val="0"/>
        </w:rPr>
      </w:r>
    </w:p>
    <w:p w:rsidR="00000000" w:rsidDel="00000000" w:rsidP="00000000" w:rsidRDefault="00000000" w:rsidRPr="00000000" w14:paraId="000000CE">
      <w:pPr>
        <w:rPr>
          <w:sz w:val="32"/>
          <w:szCs w:val="32"/>
        </w:rPr>
      </w:pPr>
      <w:r w:rsidDel="00000000" w:rsidR="00000000" w:rsidRPr="00000000">
        <w:rPr>
          <w:sz w:val="32"/>
          <w:szCs w:val="32"/>
          <w:highlight w:val="yellow"/>
          <w:rtl w:val="0"/>
        </w:rPr>
        <w:t xml:space="preserve">Geisinger</w:t>
      </w:r>
      <w:r w:rsidDel="00000000" w:rsidR="00000000" w:rsidRPr="00000000">
        <w:rPr>
          <w:sz w:val="32"/>
          <w:szCs w:val="32"/>
          <w:rtl w:val="0"/>
        </w:rPr>
        <w:t xml:space="preserve"> </w:t>
      </w:r>
    </w:p>
    <w:p w:rsidR="00000000" w:rsidDel="00000000" w:rsidP="00000000" w:rsidRDefault="00000000" w:rsidRPr="00000000" w14:paraId="000000CF">
      <w:pPr>
        <w:rPr>
          <w:sz w:val="32"/>
          <w:szCs w:val="32"/>
        </w:rPr>
      </w:pPr>
      <w:r w:rsidDel="00000000" w:rsidR="00000000" w:rsidRPr="00000000">
        <w:rPr>
          <w:sz w:val="32"/>
          <w:szCs w:val="32"/>
          <w:rtl w:val="0"/>
        </w:rPr>
        <w:t xml:space="preserve">Make sure to add 1 in front for overrides </w:t>
      </w:r>
    </w:p>
    <w:p w:rsidR="00000000" w:rsidDel="00000000" w:rsidP="00000000" w:rsidRDefault="00000000" w:rsidRPr="00000000" w14:paraId="000000D0">
      <w:pPr>
        <w:rPr>
          <w:sz w:val="32"/>
          <w:szCs w:val="32"/>
        </w:rPr>
      </w:pPr>
      <w:r w:rsidDel="00000000" w:rsidR="00000000" w:rsidRPr="00000000">
        <w:rPr>
          <w:rtl w:val="0"/>
        </w:rPr>
      </w:r>
    </w:p>
    <w:p w:rsidR="00000000" w:rsidDel="00000000" w:rsidP="00000000" w:rsidRDefault="00000000" w:rsidRPr="00000000" w14:paraId="000000D1">
      <w:pPr>
        <w:rPr>
          <w:sz w:val="32"/>
          <w:szCs w:val="32"/>
        </w:rPr>
      </w:pPr>
      <w:r w:rsidDel="00000000" w:rsidR="00000000" w:rsidRPr="00000000">
        <w:rPr>
          <w:sz w:val="32"/>
          <w:szCs w:val="32"/>
          <w:rtl w:val="0"/>
        </w:rPr>
        <w:t xml:space="preserve">Capital U65 commissions email</w:t>
      </w:r>
    </w:p>
    <w:p w:rsidR="00000000" w:rsidDel="00000000" w:rsidP="00000000" w:rsidRDefault="00000000" w:rsidRPr="00000000" w14:paraId="000000D2">
      <w:pPr>
        <w:rPr>
          <w:sz w:val="32"/>
          <w:szCs w:val="32"/>
        </w:rPr>
      </w:pPr>
      <w:hyperlink r:id="rId13">
        <w:r w:rsidDel="00000000" w:rsidR="00000000" w:rsidRPr="00000000">
          <w:rPr>
            <w:color w:val="467886"/>
            <w:sz w:val="32"/>
            <w:szCs w:val="32"/>
            <w:u w:val="single"/>
            <w:rtl w:val="0"/>
          </w:rPr>
          <w:t xml:space="preserve">cbcmspi@capbluecross.com</w:t>
        </w:r>
      </w:hyperlink>
      <w:r w:rsidDel="00000000" w:rsidR="00000000" w:rsidRPr="00000000">
        <w:rPr>
          <w:rtl w:val="0"/>
        </w:rPr>
      </w:r>
    </w:p>
    <w:p w:rsidR="00000000" w:rsidDel="00000000" w:rsidP="00000000" w:rsidRDefault="00000000" w:rsidRPr="00000000" w14:paraId="000000D3">
      <w:pPr>
        <w:rPr>
          <w:sz w:val="32"/>
          <w:szCs w:val="32"/>
        </w:rPr>
      </w:pPr>
      <w:r w:rsidDel="00000000" w:rsidR="00000000" w:rsidRPr="00000000">
        <w:rPr>
          <w:sz w:val="32"/>
          <w:szCs w:val="32"/>
          <w:rtl w:val="0"/>
        </w:rPr>
        <w:t xml:space="preserve">For Overrides add 1 after the ID</w:t>
      </w:r>
    </w:p>
    <w:p w:rsidR="00000000" w:rsidDel="00000000" w:rsidP="00000000" w:rsidRDefault="00000000" w:rsidRPr="00000000" w14:paraId="000000D4">
      <w:pPr>
        <w:rPr>
          <w:sz w:val="32"/>
          <w:szCs w:val="32"/>
        </w:rPr>
      </w:pPr>
      <w:r w:rsidDel="00000000" w:rsidR="00000000" w:rsidRPr="00000000">
        <w:rPr>
          <w:rtl w:val="0"/>
        </w:rPr>
      </w:r>
    </w:p>
    <w:p w:rsidR="00000000" w:rsidDel="00000000" w:rsidP="00000000" w:rsidRDefault="00000000" w:rsidRPr="00000000" w14:paraId="000000D5">
      <w:pPr>
        <w:rPr>
          <w:sz w:val="32"/>
          <w:szCs w:val="32"/>
        </w:rPr>
      </w:pPr>
      <w:r w:rsidDel="00000000" w:rsidR="00000000" w:rsidRPr="00000000">
        <w:rPr>
          <w:rtl w:val="0"/>
        </w:rPr>
      </w:r>
    </w:p>
    <w:p w:rsidR="00000000" w:rsidDel="00000000" w:rsidP="00000000" w:rsidRDefault="00000000" w:rsidRPr="00000000" w14:paraId="000000D6">
      <w:pPr>
        <w:rPr>
          <w:sz w:val="32"/>
          <w:szCs w:val="32"/>
        </w:rPr>
      </w:pPr>
      <w:r w:rsidDel="00000000" w:rsidR="00000000" w:rsidRPr="00000000">
        <w:rPr>
          <w:sz w:val="32"/>
          <w:szCs w:val="32"/>
          <w:rtl w:val="0"/>
        </w:rPr>
        <w:t xml:space="preserve">For Humana Med supp bonus add 1 in back of the Id</w:t>
      </w:r>
    </w:p>
    <w:p w:rsidR="00000000" w:rsidDel="00000000" w:rsidP="00000000" w:rsidRDefault="00000000" w:rsidRPr="00000000" w14:paraId="000000D7">
      <w:pPr>
        <w:rPr>
          <w:sz w:val="32"/>
          <w:szCs w:val="32"/>
        </w:rPr>
      </w:pPr>
      <w:r w:rsidDel="00000000" w:rsidR="00000000" w:rsidRPr="00000000">
        <w:rPr>
          <w:sz w:val="32"/>
          <w:szCs w:val="32"/>
          <w:rtl w:val="0"/>
        </w:rPr>
        <w:t xml:space="preserve">For Humana MAPD usually we use PID ID but sometimes they are blank, and we cannot use Medicare Id because they will be same for other carriers as well. So, we will use GrpNbr but will add 5 at the end of each ID to make it unique. So anytime we get a statement add 5 at the back of the Id for example. 00022089164K will be 00022089164K5</w:t>
      </w:r>
    </w:p>
    <w:p w:rsidR="00000000" w:rsidDel="00000000" w:rsidP="00000000" w:rsidRDefault="00000000" w:rsidRPr="00000000" w14:paraId="000000D8">
      <w:pPr>
        <w:rPr>
          <w:sz w:val="32"/>
          <w:szCs w:val="32"/>
        </w:rPr>
      </w:pPr>
      <w:r w:rsidDel="00000000" w:rsidR="00000000" w:rsidRPr="00000000">
        <w:rPr>
          <w:sz w:val="32"/>
          <w:szCs w:val="32"/>
          <w:rtl w:val="0"/>
        </w:rPr>
        <w:t xml:space="preserve">For Dental and Vision add 3 at the end of the GrpNbr</w:t>
      </w:r>
    </w:p>
    <w:p w:rsidR="00000000" w:rsidDel="00000000" w:rsidP="00000000" w:rsidRDefault="00000000" w:rsidRPr="00000000" w14:paraId="000000D9">
      <w:pPr>
        <w:rPr>
          <w:sz w:val="32"/>
          <w:szCs w:val="32"/>
        </w:rPr>
      </w:pPr>
      <w:r w:rsidDel="00000000" w:rsidR="00000000" w:rsidRPr="00000000">
        <w:rPr>
          <w:sz w:val="32"/>
          <w:szCs w:val="32"/>
          <w:rtl w:val="0"/>
        </w:rPr>
        <w:t xml:space="preserve">For Dental and Vision 2025 add 4 at the end of the GrpNbr</w:t>
      </w:r>
    </w:p>
    <w:p w:rsidR="00000000" w:rsidDel="00000000" w:rsidP="00000000" w:rsidRDefault="00000000" w:rsidRPr="00000000" w14:paraId="000000DA">
      <w:pPr>
        <w:rPr>
          <w:sz w:val="32"/>
          <w:szCs w:val="32"/>
        </w:rPr>
      </w:pPr>
      <w:r w:rsidDel="00000000" w:rsidR="00000000" w:rsidRPr="00000000">
        <w:rPr>
          <w:sz w:val="32"/>
          <w:szCs w:val="32"/>
          <w:rtl w:val="0"/>
        </w:rPr>
        <w:t xml:space="preserve">For Humana Small Group add 7 at the end of the GrpNbr</w:t>
      </w:r>
    </w:p>
    <w:p w:rsidR="00000000" w:rsidDel="00000000" w:rsidP="00000000" w:rsidRDefault="00000000" w:rsidRPr="00000000" w14:paraId="000000DB">
      <w:pPr>
        <w:rPr>
          <w:sz w:val="32"/>
          <w:szCs w:val="32"/>
        </w:rPr>
      </w:pPr>
      <w:r w:rsidDel="00000000" w:rsidR="00000000" w:rsidRPr="00000000">
        <w:rPr>
          <w:sz w:val="32"/>
          <w:szCs w:val="32"/>
          <w:highlight w:val="cyan"/>
          <w:rtl w:val="0"/>
        </w:rPr>
        <w:t xml:space="preserve">Humana 2025</w:t>
      </w:r>
      <w:r w:rsidDel="00000000" w:rsidR="00000000" w:rsidRPr="00000000">
        <w:rPr>
          <w:rtl w:val="0"/>
        </w:rPr>
      </w:r>
    </w:p>
    <w:p w:rsidR="00000000" w:rsidDel="00000000" w:rsidP="00000000" w:rsidRDefault="00000000" w:rsidRPr="00000000" w14:paraId="000000DC">
      <w:pPr>
        <w:rPr>
          <w:sz w:val="32"/>
          <w:szCs w:val="32"/>
        </w:rPr>
      </w:pPr>
      <w:r w:rsidDel="00000000" w:rsidR="00000000" w:rsidRPr="00000000">
        <w:rPr>
          <w:sz w:val="32"/>
          <w:szCs w:val="32"/>
          <w:rtl w:val="0"/>
        </w:rPr>
        <w:t xml:space="preserve">I created pdp product by % for Humana because it does not include overrides. </w:t>
      </w:r>
    </w:p>
    <w:p w:rsidR="00000000" w:rsidDel="00000000" w:rsidP="00000000" w:rsidRDefault="00000000" w:rsidRPr="00000000" w14:paraId="000000DD">
      <w:pPr>
        <w:rPr>
          <w:sz w:val="32"/>
          <w:szCs w:val="32"/>
        </w:rPr>
      </w:pPr>
      <w:r w:rsidDel="00000000" w:rsidR="00000000" w:rsidRPr="00000000">
        <w:rPr>
          <w:sz w:val="32"/>
          <w:szCs w:val="32"/>
          <w:rtl w:val="0"/>
        </w:rPr>
        <w:t xml:space="preserve">For ID we use GrpNbr and add 6 at the end for all  (The reason we are changing it from 5 to 6 because 2024 polices will have older product and renewals will be paid for 2025)</w:t>
      </w:r>
    </w:p>
    <w:p w:rsidR="00000000" w:rsidDel="00000000" w:rsidP="00000000" w:rsidRDefault="00000000" w:rsidRPr="00000000" w14:paraId="000000DE">
      <w:pPr>
        <w:rPr>
          <w:rFonts w:ascii="Arial" w:cs="Arial" w:eastAsia="Arial" w:hAnsi="Arial"/>
          <w:sz w:val="20"/>
          <w:szCs w:val="20"/>
        </w:rPr>
      </w:pPr>
      <w:r w:rsidDel="00000000" w:rsidR="00000000" w:rsidRPr="00000000">
        <w:rPr>
          <w:sz w:val="32"/>
          <w:szCs w:val="32"/>
          <w:rtl w:val="0"/>
        </w:rPr>
        <w:t xml:space="preserve">For true-up payments we add 7 at the end of the ID. We will not see lot of true up but for example we got 353 for 1 statement and we get 352 on next statement then we do a chargeback of 353 and pay 705 in total with product Humana 2025 CT, PA, DC and add 7 at the end of the ID to make it unique.</w:t>
      </w:r>
      <w:r w:rsidDel="00000000" w:rsidR="00000000" w:rsidRPr="00000000">
        <w:rPr>
          <w:rtl w:val="0"/>
        </w:rPr>
      </w:r>
    </w:p>
    <w:p w:rsidR="00000000" w:rsidDel="00000000" w:rsidP="00000000" w:rsidRDefault="00000000" w:rsidRPr="00000000" w14:paraId="000000DF">
      <w:pPr>
        <w:rPr>
          <w:sz w:val="32"/>
          <w:szCs w:val="32"/>
        </w:rPr>
      </w:pPr>
      <w:r w:rsidDel="00000000" w:rsidR="00000000" w:rsidRPr="00000000">
        <w:rPr>
          <w:rtl w:val="0"/>
        </w:rPr>
      </w:r>
    </w:p>
    <w:p w:rsidR="00000000" w:rsidDel="00000000" w:rsidP="00000000" w:rsidRDefault="00000000" w:rsidRPr="00000000" w14:paraId="000000E0">
      <w:pPr>
        <w:rPr>
          <w:sz w:val="32"/>
          <w:szCs w:val="32"/>
        </w:rPr>
      </w:pPr>
      <w:r w:rsidDel="00000000" w:rsidR="00000000" w:rsidRPr="00000000">
        <w:rPr>
          <w:sz w:val="32"/>
          <w:szCs w:val="32"/>
          <w:rtl w:val="0"/>
        </w:rPr>
        <w:t xml:space="preserve">Humana 2025 Overrides add 44 at the end of the ID</w:t>
      </w:r>
    </w:p>
    <w:p w:rsidR="00000000" w:rsidDel="00000000" w:rsidP="00000000" w:rsidRDefault="00000000" w:rsidRPr="00000000" w14:paraId="000000E1">
      <w:pPr>
        <w:rPr>
          <w:sz w:val="32"/>
          <w:szCs w:val="32"/>
        </w:rPr>
      </w:pPr>
      <w:r w:rsidDel="00000000" w:rsidR="00000000" w:rsidRPr="00000000">
        <w:rPr>
          <w:rtl w:val="0"/>
        </w:rPr>
      </w:r>
    </w:p>
    <w:p w:rsidR="00000000" w:rsidDel="00000000" w:rsidP="00000000" w:rsidRDefault="00000000" w:rsidRPr="00000000" w14:paraId="000000E2">
      <w:pPr>
        <w:rPr>
          <w:sz w:val="32"/>
          <w:szCs w:val="32"/>
        </w:rPr>
      </w:pPr>
      <w:r w:rsidDel="00000000" w:rsidR="00000000" w:rsidRPr="00000000">
        <w:rPr>
          <w:sz w:val="32"/>
          <w:szCs w:val="32"/>
          <w:highlight w:val="yellow"/>
          <w:rtl w:val="0"/>
        </w:rPr>
        <w:t xml:space="preserve">UPMC</w:t>
      </w:r>
      <w:r w:rsidDel="00000000" w:rsidR="00000000" w:rsidRPr="00000000">
        <w:rPr>
          <w:rtl w:val="0"/>
        </w:rPr>
      </w:r>
    </w:p>
    <w:p w:rsidR="00000000" w:rsidDel="00000000" w:rsidP="00000000" w:rsidRDefault="00000000" w:rsidRPr="00000000" w14:paraId="000000E3">
      <w:pPr>
        <w:rPr>
          <w:sz w:val="32"/>
          <w:szCs w:val="32"/>
        </w:rPr>
      </w:pPr>
      <w:r w:rsidDel="00000000" w:rsidR="00000000" w:rsidRPr="00000000">
        <w:rPr>
          <w:sz w:val="32"/>
          <w:szCs w:val="32"/>
          <w:rtl w:val="0"/>
        </w:rPr>
        <w:t xml:space="preserve">For UPMC override add 1 in the back of the ID</w:t>
      </w:r>
    </w:p>
    <w:p w:rsidR="00000000" w:rsidDel="00000000" w:rsidP="00000000" w:rsidRDefault="00000000" w:rsidRPr="00000000" w14:paraId="000000E4">
      <w:pPr>
        <w:rPr>
          <w:sz w:val="32"/>
          <w:szCs w:val="32"/>
        </w:rPr>
      </w:pPr>
      <w:r w:rsidDel="00000000" w:rsidR="00000000" w:rsidRPr="00000000">
        <w:rPr>
          <w:sz w:val="32"/>
          <w:szCs w:val="32"/>
          <w:rtl w:val="0"/>
        </w:rPr>
        <w:t xml:space="preserve">Add 2 in back for HRA bonus</w:t>
      </w:r>
    </w:p>
    <w:p w:rsidR="00000000" w:rsidDel="00000000" w:rsidP="00000000" w:rsidRDefault="00000000" w:rsidRPr="00000000" w14:paraId="000000E5">
      <w:pPr>
        <w:rPr>
          <w:sz w:val="32"/>
          <w:szCs w:val="32"/>
        </w:rPr>
      </w:pPr>
      <w:r w:rsidDel="00000000" w:rsidR="00000000" w:rsidRPr="00000000">
        <w:rPr>
          <w:rtl w:val="0"/>
        </w:rPr>
      </w:r>
    </w:p>
    <w:p w:rsidR="00000000" w:rsidDel="00000000" w:rsidP="00000000" w:rsidRDefault="00000000" w:rsidRPr="00000000" w14:paraId="000000E6">
      <w:pPr>
        <w:rPr>
          <w:sz w:val="32"/>
          <w:szCs w:val="32"/>
        </w:rPr>
      </w:pPr>
      <w:r w:rsidDel="00000000" w:rsidR="00000000" w:rsidRPr="00000000">
        <w:rPr>
          <w:sz w:val="32"/>
          <w:szCs w:val="32"/>
          <w:highlight w:val="yellow"/>
          <w:rtl w:val="0"/>
        </w:rPr>
        <w:t xml:space="preserve">Zing Health</w:t>
      </w:r>
      <w:r w:rsidDel="00000000" w:rsidR="00000000" w:rsidRPr="00000000">
        <w:rPr>
          <w:rtl w:val="0"/>
        </w:rPr>
      </w:r>
    </w:p>
    <w:p w:rsidR="00000000" w:rsidDel="00000000" w:rsidP="00000000" w:rsidRDefault="00000000" w:rsidRPr="00000000" w14:paraId="000000E7">
      <w:pPr>
        <w:rPr>
          <w:sz w:val="32"/>
          <w:szCs w:val="32"/>
        </w:rPr>
      </w:pPr>
      <w:r w:rsidDel="00000000" w:rsidR="00000000" w:rsidRPr="00000000">
        <w:rPr>
          <w:sz w:val="32"/>
          <w:szCs w:val="32"/>
          <w:rtl w:val="0"/>
        </w:rPr>
        <w:t xml:space="preserve">Add 1 in the back of the ID for overrides and HRA Bonus.</w:t>
      </w:r>
    </w:p>
    <w:p w:rsidR="00000000" w:rsidDel="00000000" w:rsidP="00000000" w:rsidRDefault="00000000" w:rsidRPr="00000000" w14:paraId="000000E8">
      <w:pPr>
        <w:rPr>
          <w:sz w:val="32"/>
          <w:szCs w:val="32"/>
        </w:rPr>
      </w:pPr>
      <w:r w:rsidDel="00000000" w:rsidR="00000000" w:rsidRPr="00000000">
        <w:rPr>
          <w:sz w:val="32"/>
          <w:szCs w:val="32"/>
          <w:rtl w:val="0"/>
        </w:rPr>
        <w:t xml:space="preserve">$200 goes to SL and MLB for the first year so use product (Zing First year overrides) also select agent as writing agent not MLB.</w:t>
      </w:r>
    </w:p>
    <w:p w:rsidR="00000000" w:rsidDel="00000000" w:rsidP="00000000" w:rsidRDefault="00000000" w:rsidRPr="00000000" w14:paraId="000000E9">
      <w:pPr>
        <w:rPr>
          <w:sz w:val="32"/>
          <w:szCs w:val="32"/>
        </w:rPr>
      </w:pPr>
      <w:r w:rsidDel="00000000" w:rsidR="00000000" w:rsidRPr="00000000">
        <w:rPr>
          <w:sz w:val="32"/>
          <w:szCs w:val="32"/>
          <w:rtl w:val="0"/>
        </w:rPr>
        <w:t xml:space="preserve">For 2025 add 2 at the back of the ID and 22 for overrides</w:t>
      </w:r>
    </w:p>
    <w:p w:rsidR="00000000" w:rsidDel="00000000" w:rsidP="00000000" w:rsidRDefault="00000000" w:rsidRPr="00000000" w14:paraId="000000EA">
      <w:pPr>
        <w:rPr>
          <w:sz w:val="32"/>
          <w:szCs w:val="32"/>
        </w:rPr>
      </w:pPr>
      <w:r w:rsidDel="00000000" w:rsidR="00000000" w:rsidRPr="00000000">
        <w:rPr>
          <w:sz w:val="32"/>
          <w:szCs w:val="32"/>
          <w:highlight w:val="yellow"/>
          <w:rtl w:val="0"/>
        </w:rPr>
        <w:t xml:space="preserve">Select Health MAPD</w:t>
      </w:r>
      <w:r w:rsidDel="00000000" w:rsidR="00000000" w:rsidRPr="00000000">
        <w:rPr>
          <w:rtl w:val="0"/>
        </w:rPr>
      </w:r>
    </w:p>
    <w:p w:rsidR="00000000" w:rsidDel="00000000" w:rsidP="00000000" w:rsidRDefault="00000000" w:rsidRPr="00000000" w14:paraId="000000EB">
      <w:pPr>
        <w:rPr>
          <w:sz w:val="32"/>
          <w:szCs w:val="32"/>
        </w:rPr>
      </w:pPr>
      <w:r w:rsidDel="00000000" w:rsidR="00000000" w:rsidRPr="00000000">
        <w:rPr>
          <w:sz w:val="32"/>
          <w:szCs w:val="32"/>
          <w:rtl w:val="0"/>
        </w:rPr>
        <w:t xml:space="preserve">For select health MAPD they paid half of 313 for first time followed by monthly payment of 13.04. so I Added 156.48 + 13.04 and will pay for 7 months for Admin expense reimbursement we pay 100% to agent. So I added that under others as bonus.</w:t>
      </w:r>
    </w:p>
    <w:p w:rsidR="00000000" w:rsidDel="00000000" w:rsidP="00000000" w:rsidRDefault="00000000" w:rsidRPr="00000000" w14:paraId="000000EC">
      <w:pPr>
        <w:rPr>
          <w:sz w:val="32"/>
          <w:szCs w:val="32"/>
        </w:rPr>
      </w:pPr>
      <w:r w:rsidDel="00000000" w:rsidR="00000000" w:rsidRPr="00000000">
        <w:rPr>
          <w:rtl w:val="0"/>
        </w:rPr>
      </w:r>
    </w:p>
    <w:p w:rsidR="00000000" w:rsidDel="00000000" w:rsidP="00000000" w:rsidRDefault="00000000" w:rsidRPr="00000000" w14:paraId="000000ED">
      <w:pPr>
        <w:rPr>
          <w:sz w:val="32"/>
          <w:szCs w:val="32"/>
        </w:rPr>
      </w:pPr>
      <w:r w:rsidDel="00000000" w:rsidR="00000000" w:rsidRPr="00000000">
        <w:rPr>
          <w:sz w:val="32"/>
          <w:szCs w:val="32"/>
          <w:highlight w:val="yellow"/>
          <w:rtl w:val="0"/>
        </w:rPr>
        <w:t xml:space="preserve">Wellcare</w:t>
      </w:r>
      <w:r w:rsidDel="00000000" w:rsidR="00000000" w:rsidRPr="00000000">
        <w:rPr>
          <w:rtl w:val="0"/>
        </w:rPr>
      </w:r>
    </w:p>
    <w:p w:rsidR="00000000" w:rsidDel="00000000" w:rsidP="00000000" w:rsidRDefault="00000000" w:rsidRPr="00000000" w14:paraId="000000EE">
      <w:pPr>
        <w:rPr>
          <w:sz w:val="32"/>
          <w:szCs w:val="32"/>
        </w:rPr>
      </w:pPr>
      <w:r w:rsidDel="00000000" w:rsidR="00000000" w:rsidRPr="00000000">
        <w:rPr>
          <w:sz w:val="32"/>
          <w:szCs w:val="32"/>
          <w:highlight w:val="yellow"/>
          <w:rtl w:val="0"/>
        </w:rPr>
        <w:t xml:space="preserve">For WellCare</w:t>
      </w:r>
      <w:r w:rsidDel="00000000" w:rsidR="00000000" w:rsidRPr="00000000">
        <w:rPr>
          <w:sz w:val="32"/>
          <w:szCs w:val="32"/>
          <w:rtl w:val="0"/>
        </w:rPr>
        <w:t xml:space="preserve"> remember not to add formulas or slip anything for sub agents. Just add the total amount under transactions to get correct rates. </w:t>
      </w:r>
    </w:p>
    <w:p w:rsidR="00000000" w:rsidDel="00000000" w:rsidP="00000000" w:rsidRDefault="00000000" w:rsidRPr="00000000" w14:paraId="000000EF">
      <w:pPr>
        <w:rPr>
          <w:sz w:val="32"/>
          <w:szCs w:val="32"/>
        </w:rPr>
      </w:pPr>
      <w:r w:rsidDel="00000000" w:rsidR="00000000" w:rsidRPr="00000000">
        <w:rPr>
          <w:sz w:val="32"/>
          <w:szCs w:val="32"/>
          <w:rtl w:val="0"/>
        </w:rPr>
        <w:t xml:space="preserve">For WellCare use Medicare ID and add 6 at the end of Id to make it unique. Add 9 at the end of the ID for 2025</w:t>
      </w:r>
    </w:p>
    <w:p w:rsidR="00000000" w:rsidDel="00000000" w:rsidP="00000000" w:rsidRDefault="00000000" w:rsidRPr="00000000" w14:paraId="000000F0">
      <w:pPr>
        <w:rPr>
          <w:sz w:val="32"/>
          <w:szCs w:val="32"/>
        </w:rPr>
      </w:pPr>
      <w:r w:rsidDel="00000000" w:rsidR="00000000" w:rsidRPr="00000000">
        <w:rPr>
          <w:sz w:val="32"/>
          <w:szCs w:val="32"/>
          <w:rtl w:val="0"/>
        </w:rPr>
        <w:t xml:space="preserve">For WellCare overrides add 1 at the end of the ID </w:t>
      </w:r>
    </w:p>
    <w:p w:rsidR="00000000" w:rsidDel="00000000" w:rsidP="00000000" w:rsidRDefault="00000000" w:rsidRPr="00000000" w14:paraId="000000F1">
      <w:pPr>
        <w:rPr>
          <w:sz w:val="32"/>
          <w:szCs w:val="32"/>
          <w:highlight w:val="yellow"/>
        </w:rPr>
      </w:pPr>
      <w:r w:rsidDel="00000000" w:rsidR="00000000" w:rsidRPr="00000000">
        <w:rPr>
          <w:rtl w:val="0"/>
        </w:rPr>
      </w:r>
    </w:p>
    <w:p w:rsidR="00000000" w:rsidDel="00000000" w:rsidP="00000000" w:rsidRDefault="00000000" w:rsidRPr="00000000" w14:paraId="000000F2">
      <w:pPr>
        <w:rPr>
          <w:sz w:val="32"/>
          <w:szCs w:val="32"/>
        </w:rPr>
      </w:pPr>
      <w:r w:rsidDel="00000000" w:rsidR="00000000" w:rsidRPr="00000000">
        <w:rPr>
          <w:sz w:val="32"/>
          <w:szCs w:val="32"/>
          <w:highlight w:val="yellow"/>
          <w:rtl w:val="0"/>
        </w:rPr>
        <w:t xml:space="preserve">Anthem</w:t>
      </w:r>
      <w:r w:rsidDel="00000000" w:rsidR="00000000" w:rsidRPr="00000000">
        <w:rPr>
          <w:rtl w:val="0"/>
        </w:rPr>
      </w:r>
    </w:p>
    <w:p w:rsidR="00000000" w:rsidDel="00000000" w:rsidP="00000000" w:rsidRDefault="00000000" w:rsidRPr="00000000" w14:paraId="000000F3">
      <w:pPr>
        <w:rPr>
          <w:sz w:val="32"/>
          <w:szCs w:val="32"/>
        </w:rPr>
      </w:pPr>
      <w:r w:rsidDel="00000000" w:rsidR="00000000" w:rsidRPr="00000000">
        <w:rPr>
          <w:sz w:val="32"/>
          <w:szCs w:val="32"/>
          <w:rtl w:val="0"/>
        </w:rPr>
        <w:t xml:space="preserve">For anthem add 1 in the end for dental and vision policies</w:t>
        <w:br w:type="textWrapping"/>
        <w:t xml:space="preserve">Add 12 for 6% policies (Stellar Technologies).</w:t>
      </w:r>
    </w:p>
    <w:p w:rsidR="00000000" w:rsidDel="00000000" w:rsidP="00000000" w:rsidRDefault="00000000" w:rsidRPr="00000000" w14:paraId="000000F4">
      <w:pPr>
        <w:rPr>
          <w:sz w:val="32"/>
          <w:szCs w:val="32"/>
        </w:rPr>
      </w:pPr>
      <w:r w:rsidDel="00000000" w:rsidR="00000000" w:rsidRPr="00000000">
        <w:rPr>
          <w:sz w:val="32"/>
          <w:szCs w:val="32"/>
          <w:rtl w:val="0"/>
        </w:rPr>
        <w:t xml:space="preserve">For 1-50 employees add 1 at the end of the policy number for Chad Yale.</w:t>
      </w:r>
    </w:p>
    <w:p w:rsidR="00000000" w:rsidDel="00000000" w:rsidP="00000000" w:rsidRDefault="00000000" w:rsidRPr="00000000" w14:paraId="000000F5">
      <w:pPr>
        <w:rPr>
          <w:sz w:val="32"/>
          <w:szCs w:val="32"/>
        </w:rPr>
      </w:pPr>
      <w:r w:rsidDel="00000000" w:rsidR="00000000" w:rsidRPr="00000000">
        <w:rPr>
          <w:sz w:val="32"/>
          <w:szCs w:val="32"/>
          <w:rtl w:val="0"/>
        </w:rPr>
        <w:t xml:space="preserve">Also, please check the policies ID with same Id and different family members combined in 1 or make a separate ID for them.</w:t>
      </w:r>
    </w:p>
    <w:p w:rsidR="00000000" w:rsidDel="00000000" w:rsidP="00000000" w:rsidRDefault="00000000" w:rsidRPr="00000000" w14:paraId="000000F6">
      <w:pPr>
        <w:rPr>
          <w:sz w:val="32"/>
          <w:szCs w:val="32"/>
        </w:rPr>
      </w:pPr>
      <w:r w:rsidDel="00000000" w:rsidR="00000000" w:rsidRPr="00000000">
        <w:rPr>
          <w:sz w:val="32"/>
          <w:szCs w:val="32"/>
          <w:rtl w:val="0"/>
        </w:rPr>
        <w:t xml:space="preserve">Phone number for commissions: 8773046470</w:t>
      </w:r>
    </w:p>
    <w:p w:rsidR="00000000" w:rsidDel="00000000" w:rsidP="00000000" w:rsidRDefault="00000000" w:rsidRPr="00000000" w14:paraId="000000F7">
      <w:pPr>
        <w:rPr>
          <w:sz w:val="32"/>
          <w:szCs w:val="32"/>
        </w:rPr>
      </w:pPr>
      <w:r w:rsidDel="00000000" w:rsidR="00000000" w:rsidRPr="00000000">
        <w:rPr>
          <w:sz w:val="32"/>
          <w:szCs w:val="32"/>
          <w:rtl w:val="0"/>
        </w:rPr>
        <w:t xml:space="preserve">For Overrides add 2 in the end of the ID</w:t>
      </w:r>
    </w:p>
    <w:p w:rsidR="00000000" w:rsidDel="00000000" w:rsidP="00000000" w:rsidRDefault="00000000" w:rsidRPr="00000000" w14:paraId="000000F8">
      <w:pPr>
        <w:rPr>
          <w:sz w:val="32"/>
          <w:szCs w:val="32"/>
        </w:rPr>
      </w:pPr>
      <w:r w:rsidDel="00000000" w:rsidR="00000000" w:rsidRPr="00000000">
        <w:rPr>
          <w:sz w:val="32"/>
          <w:szCs w:val="32"/>
          <w:highlight w:val="yellow"/>
          <w:rtl w:val="0"/>
        </w:rPr>
        <w:t xml:space="preserve">NCD</w:t>
      </w:r>
      <w:r w:rsidDel="00000000" w:rsidR="00000000" w:rsidRPr="00000000">
        <w:rPr>
          <w:rtl w:val="0"/>
        </w:rPr>
      </w:r>
    </w:p>
    <w:p w:rsidR="00000000" w:rsidDel="00000000" w:rsidP="00000000" w:rsidRDefault="00000000" w:rsidRPr="00000000" w14:paraId="000000F9">
      <w:pPr>
        <w:rPr>
          <w:sz w:val="32"/>
          <w:szCs w:val="32"/>
        </w:rPr>
      </w:pPr>
      <w:r w:rsidDel="00000000" w:rsidR="00000000" w:rsidRPr="00000000">
        <w:rPr>
          <w:sz w:val="32"/>
          <w:szCs w:val="32"/>
          <w:rtl w:val="0"/>
        </w:rPr>
        <w:t xml:space="preserve">When processing NCD the agents who are on AV  gets 6 months AV so commission column Y &amp; Z will be monthly comm*12 /6 for ex: $25 is monthly comm then 25*12=300/6=50 will be in column Y &amp; Z</w:t>
      </w:r>
    </w:p>
    <w:p w:rsidR="00000000" w:rsidDel="00000000" w:rsidP="00000000" w:rsidRDefault="00000000" w:rsidRPr="00000000" w14:paraId="000000FA">
      <w:pPr>
        <w:rPr>
          <w:sz w:val="32"/>
          <w:szCs w:val="32"/>
        </w:rPr>
      </w:pPr>
      <w:r w:rsidDel="00000000" w:rsidR="00000000" w:rsidRPr="00000000">
        <w:rPr>
          <w:rtl w:val="0"/>
        </w:rPr>
      </w:r>
    </w:p>
    <w:p w:rsidR="00000000" w:rsidDel="00000000" w:rsidP="00000000" w:rsidRDefault="00000000" w:rsidRPr="00000000" w14:paraId="000000FB">
      <w:pPr>
        <w:rPr>
          <w:sz w:val="32"/>
          <w:szCs w:val="32"/>
          <w:highlight w:val="yellow"/>
        </w:rPr>
      </w:pPr>
      <w:r w:rsidDel="00000000" w:rsidR="00000000" w:rsidRPr="00000000">
        <w:rPr>
          <w:sz w:val="32"/>
          <w:szCs w:val="32"/>
          <w:highlight w:val="yellow"/>
          <w:rtl w:val="0"/>
        </w:rPr>
        <w:t xml:space="preserve">Oscar</w:t>
      </w:r>
    </w:p>
    <w:p w:rsidR="00000000" w:rsidDel="00000000" w:rsidP="00000000" w:rsidRDefault="00000000" w:rsidRPr="00000000" w14:paraId="000000FC">
      <w:pPr>
        <w:rPr>
          <w:sz w:val="32"/>
          <w:szCs w:val="32"/>
        </w:rPr>
      </w:pPr>
      <w:r w:rsidDel="00000000" w:rsidR="00000000" w:rsidRPr="00000000">
        <w:rPr>
          <w:sz w:val="32"/>
          <w:szCs w:val="32"/>
          <w:rtl w:val="0"/>
        </w:rPr>
        <w:t xml:space="preserve">For Oscar in column S if it says renewal make sure to use effective date 1 year back for example if effective date is 01/01/2024 then put as 01/01/2023 because it will give wrong rate for SL.</w:t>
      </w:r>
    </w:p>
    <w:p w:rsidR="00000000" w:rsidDel="00000000" w:rsidP="00000000" w:rsidRDefault="00000000" w:rsidRPr="00000000" w14:paraId="000000FD">
      <w:pPr>
        <w:rPr>
          <w:sz w:val="32"/>
          <w:szCs w:val="32"/>
        </w:rPr>
      </w:pPr>
      <w:r w:rsidDel="00000000" w:rsidR="00000000" w:rsidRPr="00000000">
        <w:rPr>
          <w:sz w:val="32"/>
          <w:szCs w:val="32"/>
          <w:rtl w:val="0"/>
        </w:rPr>
        <w:t xml:space="preserve">Also, for Thomas Pardue any effective date before 7/1/24 gets Street commissions so use ID 371819street. anything after gets level 4 commissions</w:t>
      </w:r>
    </w:p>
    <w:p w:rsidR="00000000" w:rsidDel="00000000" w:rsidP="00000000" w:rsidRDefault="00000000" w:rsidRPr="00000000" w14:paraId="000000FE">
      <w:pPr>
        <w:rPr/>
      </w:pPr>
      <w:r w:rsidDel="00000000" w:rsidR="00000000" w:rsidRPr="00000000">
        <w:rPr>
          <w:sz w:val="32"/>
          <w:szCs w:val="32"/>
          <w:rtl w:val="0"/>
        </w:rPr>
        <w:t xml:space="preserve">For </w:t>
      </w:r>
      <w:r w:rsidDel="00000000" w:rsidR="00000000" w:rsidRPr="00000000">
        <w:rPr>
          <w:sz w:val="32"/>
          <w:szCs w:val="32"/>
          <w:highlight w:val="yellow"/>
          <w:rtl w:val="0"/>
        </w:rPr>
        <w:t xml:space="preserve">Oscar OVR</w:t>
      </w:r>
      <w:r w:rsidDel="00000000" w:rsidR="00000000" w:rsidRPr="00000000">
        <w:rPr>
          <w:sz w:val="32"/>
          <w:szCs w:val="32"/>
          <w:rtl w:val="0"/>
        </w:rPr>
        <w:t xml:space="preserve"> add 2 at the end of the ID.</w:t>
      </w:r>
      <w:r w:rsidDel="00000000" w:rsidR="00000000" w:rsidRPr="00000000">
        <w:rPr>
          <w:rtl w:val="0"/>
        </w:rPr>
      </w:r>
    </w:p>
    <w:p w:rsidR="00000000" w:rsidDel="00000000" w:rsidP="00000000" w:rsidRDefault="00000000" w:rsidRPr="00000000" w14:paraId="000000FF">
      <w:pPr>
        <w:rPr>
          <w:sz w:val="32"/>
          <w:szCs w:val="32"/>
        </w:rPr>
      </w:pPr>
      <w:r w:rsidDel="00000000" w:rsidR="00000000" w:rsidRPr="00000000">
        <w:rPr>
          <w:rtl w:val="0"/>
        </w:rPr>
      </w:r>
    </w:p>
    <w:p w:rsidR="00000000" w:rsidDel="00000000" w:rsidP="00000000" w:rsidRDefault="00000000" w:rsidRPr="00000000" w14:paraId="00000100">
      <w:pPr>
        <w:rPr>
          <w:sz w:val="32"/>
          <w:szCs w:val="32"/>
          <w:highlight w:val="yellow"/>
        </w:rPr>
      </w:pPr>
      <w:r w:rsidDel="00000000" w:rsidR="00000000" w:rsidRPr="00000000">
        <w:rPr>
          <w:rtl w:val="0"/>
        </w:rPr>
      </w:r>
    </w:p>
    <w:p w:rsidR="00000000" w:rsidDel="00000000" w:rsidP="00000000" w:rsidRDefault="00000000" w:rsidRPr="00000000" w14:paraId="00000101">
      <w:pPr>
        <w:rPr>
          <w:sz w:val="32"/>
          <w:szCs w:val="32"/>
          <w:highlight w:val="yellow"/>
        </w:rPr>
      </w:pPr>
      <w:r w:rsidDel="00000000" w:rsidR="00000000" w:rsidRPr="00000000">
        <w:rPr>
          <w:sz w:val="32"/>
          <w:szCs w:val="32"/>
          <w:highlight w:val="yellow"/>
          <w:rtl w:val="0"/>
        </w:rPr>
        <w:t xml:space="preserve">Molina</w:t>
      </w:r>
    </w:p>
    <w:p w:rsidR="00000000" w:rsidDel="00000000" w:rsidP="00000000" w:rsidRDefault="00000000" w:rsidRPr="00000000" w14:paraId="00000102">
      <w:pPr>
        <w:rPr>
          <w:sz w:val="32"/>
          <w:szCs w:val="32"/>
        </w:rPr>
      </w:pPr>
      <w:r w:rsidDel="00000000" w:rsidR="00000000" w:rsidRPr="00000000">
        <w:rPr>
          <w:sz w:val="32"/>
          <w:szCs w:val="32"/>
          <w:rtl w:val="0"/>
        </w:rPr>
        <w:t xml:space="preserve">Add 1 at the end of the member ID for overrides</w:t>
      </w:r>
    </w:p>
    <w:p w:rsidR="00000000" w:rsidDel="00000000" w:rsidP="00000000" w:rsidRDefault="00000000" w:rsidRPr="00000000" w14:paraId="00000103">
      <w:pPr>
        <w:rPr>
          <w:sz w:val="32"/>
          <w:szCs w:val="32"/>
        </w:rPr>
      </w:pPr>
      <w:r w:rsidDel="00000000" w:rsidR="00000000" w:rsidRPr="00000000">
        <w:rPr>
          <w:sz w:val="32"/>
          <w:szCs w:val="32"/>
          <w:rtl w:val="0"/>
        </w:rPr>
        <w:t xml:space="preserve">Check statement 12-19-25 for policy numbers.</w:t>
      </w:r>
    </w:p>
    <w:p w:rsidR="00000000" w:rsidDel="00000000" w:rsidP="00000000" w:rsidRDefault="00000000" w:rsidRPr="00000000" w14:paraId="00000104">
      <w:pPr>
        <w:rPr>
          <w:sz w:val="32"/>
          <w:szCs w:val="32"/>
        </w:rPr>
      </w:pPr>
      <w:r w:rsidDel="00000000" w:rsidR="00000000" w:rsidRPr="00000000">
        <w:rPr>
          <w:rtl w:val="0"/>
        </w:rPr>
      </w:r>
    </w:p>
    <w:p w:rsidR="00000000" w:rsidDel="00000000" w:rsidP="00000000" w:rsidRDefault="00000000" w:rsidRPr="00000000" w14:paraId="00000105">
      <w:pPr>
        <w:rPr>
          <w:sz w:val="32"/>
          <w:szCs w:val="32"/>
          <w:highlight w:val="yellow"/>
        </w:rPr>
      </w:pPr>
      <w:r w:rsidDel="00000000" w:rsidR="00000000" w:rsidRPr="00000000">
        <w:rPr>
          <w:sz w:val="32"/>
          <w:szCs w:val="32"/>
          <w:highlight w:val="yellow"/>
          <w:rtl w:val="0"/>
        </w:rPr>
        <w:t xml:space="preserve">John Hopkins</w:t>
      </w:r>
    </w:p>
    <w:p w:rsidR="00000000" w:rsidDel="00000000" w:rsidP="00000000" w:rsidRDefault="00000000" w:rsidRPr="00000000" w14:paraId="00000106">
      <w:pPr>
        <w:rPr>
          <w:sz w:val="32"/>
          <w:szCs w:val="32"/>
        </w:rPr>
      </w:pPr>
      <w:r w:rsidDel="00000000" w:rsidR="00000000" w:rsidRPr="00000000">
        <w:rPr>
          <w:sz w:val="32"/>
          <w:szCs w:val="32"/>
          <w:rtl w:val="0"/>
        </w:rPr>
        <w:t xml:space="preserve">Rate of $686 - $75 is override goes to MLB</w:t>
      </w:r>
    </w:p>
    <w:p w:rsidR="00000000" w:rsidDel="00000000" w:rsidP="00000000" w:rsidRDefault="00000000" w:rsidRPr="00000000" w14:paraId="00000107">
      <w:pPr>
        <w:rPr>
          <w:sz w:val="32"/>
          <w:szCs w:val="32"/>
        </w:rPr>
      </w:pPr>
      <w:r w:rsidDel="00000000" w:rsidR="00000000" w:rsidRPr="00000000">
        <w:rPr>
          <w:sz w:val="32"/>
          <w:szCs w:val="32"/>
          <w:rtl w:val="0"/>
        </w:rPr>
        <w:t xml:space="preserve">Add 1 after the ID for override</w:t>
      </w:r>
    </w:p>
    <w:p w:rsidR="00000000" w:rsidDel="00000000" w:rsidP="00000000" w:rsidRDefault="00000000" w:rsidRPr="00000000" w14:paraId="00000108">
      <w:pPr>
        <w:rPr>
          <w:sz w:val="32"/>
          <w:szCs w:val="32"/>
        </w:rPr>
      </w:pPr>
      <w:r w:rsidDel="00000000" w:rsidR="00000000" w:rsidRPr="00000000">
        <w:rPr>
          <w:rtl w:val="0"/>
        </w:rPr>
      </w:r>
    </w:p>
    <w:p w:rsidR="00000000" w:rsidDel="00000000" w:rsidP="00000000" w:rsidRDefault="00000000" w:rsidRPr="00000000" w14:paraId="00000109">
      <w:pPr>
        <w:rPr>
          <w:sz w:val="32"/>
          <w:szCs w:val="32"/>
          <w:highlight w:val="yellow"/>
        </w:rPr>
      </w:pPr>
      <w:r w:rsidDel="00000000" w:rsidR="00000000" w:rsidRPr="00000000">
        <w:rPr>
          <w:rtl w:val="0"/>
        </w:rPr>
      </w:r>
    </w:p>
    <w:p w:rsidR="00000000" w:rsidDel="00000000" w:rsidP="00000000" w:rsidRDefault="00000000" w:rsidRPr="00000000" w14:paraId="0000010A">
      <w:pPr>
        <w:rPr>
          <w:sz w:val="32"/>
          <w:szCs w:val="32"/>
          <w:highlight w:val="yellow"/>
        </w:rPr>
      </w:pPr>
      <w:r w:rsidDel="00000000" w:rsidR="00000000" w:rsidRPr="00000000">
        <w:rPr>
          <w:sz w:val="32"/>
          <w:szCs w:val="32"/>
          <w:highlight w:val="yellow"/>
          <w:rtl w:val="0"/>
        </w:rPr>
        <w:t xml:space="preserve">Sunlife</w:t>
      </w:r>
    </w:p>
    <w:p w:rsidR="00000000" w:rsidDel="00000000" w:rsidP="00000000" w:rsidRDefault="00000000" w:rsidRPr="00000000" w14:paraId="0000010B">
      <w:pPr>
        <w:rPr>
          <w:sz w:val="32"/>
          <w:szCs w:val="32"/>
        </w:rPr>
      </w:pPr>
      <w:r w:rsidDel="00000000" w:rsidR="00000000" w:rsidRPr="00000000">
        <w:rPr>
          <w:sz w:val="32"/>
          <w:szCs w:val="32"/>
          <w:rtl w:val="0"/>
        </w:rPr>
        <w:t xml:space="preserve">For Dental and Vision add 1 at the end of the policy number</w:t>
      </w:r>
    </w:p>
    <w:p w:rsidR="00000000" w:rsidDel="00000000" w:rsidP="00000000" w:rsidRDefault="00000000" w:rsidRPr="00000000" w14:paraId="0000010C">
      <w:pPr>
        <w:rPr>
          <w:sz w:val="32"/>
          <w:szCs w:val="32"/>
        </w:rPr>
      </w:pPr>
      <w:r w:rsidDel="00000000" w:rsidR="00000000" w:rsidRPr="00000000">
        <w:rPr>
          <w:sz w:val="32"/>
          <w:szCs w:val="32"/>
          <w:rtl w:val="0"/>
        </w:rPr>
        <w:t xml:space="preserve">For Paid to Date use the month of the statement date</w:t>
      </w:r>
    </w:p>
    <w:p w:rsidR="00000000" w:rsidDel="00000000" w:rsidP="00000000" w:rsidRDefault="00000000" w:rsidRPr="00000000" w14:paraId="0000010D">
      <w:pPr>
        <w:rPr>
          <w:sz w:val="32"/>
          <w:szCs w:val="32"/>
        </w:rPr>
      </w:pPr>
      <w:r w:rsidDel="00000000" w:rsidR="00000000" w:rsidRPr="00000000">
        <w:rPr>
          <w:rtl w:val="0"/>
        </w:rPr>
      </w:r>
    </w:p>
    <w:p w:rsidR="00000000" w:rsidDel="00000000" w:rsidP="00000000" w:rsidRDefault="00000000" w:rsidRPr="00000000" w14:paraId="0000010E">
      <w:pPr>
        <w:rPr>
          <w:sz w:val="32"/>
          <w:szCs w:val="32"/>
          <w:highlight w:val="yellow"/>
        </w:rPr>
      </w:pPr>
      <w:r w:rsidDel="00000000" w:rsidR="00000000" w:rsidRPr="00000000">
        <w:rPr>
          <w:sz w:val="32"/>
          <w:szCs w:val="32"/>
          <w:highlight w:val="yellow"/>
          <w:rtl w:val="0"/>
        </w:rPr>
        <w:t xml:space="preserve">Amerihealth</w:t>
      </w:r>
    </w:p>
    <w:p w:rsidR="00000000" w:rsidDel="00000000" w:rsidP="00000000" w:rsidRDefault="00000000" w:rsidRPr="00000000" w14:paraId="0000010F">
      <w:pPr>
        <w:rPr>
          <w:sz w:val="32"/>
          <w:szCs w:val="32"/>
        </w:rPr>
      </w:pPr>
      <w:r w:rsidDel="00000000" w:rsidR="00000000" w:rsidRPr="00000000">
        <w:rPr>
          <w:sz w:val="32"/>
          <w:szCs w:val="32"/>
          <w:rtl w:val="0"/>
        </w:rPr>
        <w:t xml:space="preserve">For overrides add 2 at the end of the ID from Agency Bloc</w:t>
      </w:r>
    </w:p>
    <w:p w:rsidR="00000000" w:rsidDel="00000000" w:rsidP="00000000" w:rsidRDefault="00000000" w:rsidRPr="00000000" w14:paraId="00000110">
      <w:pPr>
        <w:rPr>
          <w:sz w:val="32"/>
          <w:szCs w:val="32"/>
        </w:rPr>
      </w:pPr>
      <w:r w:rsidDel="00000000" w:rsidR="00000000" w:rsidRPr="00000000">
        <w:rPr>
          <w:sz w:val="32"/>
          <w:szCs w:val="32"/>
          <w:rtl w:val="0"/>
        </w:rPr>
        <w:t xml:space="preserve">If rate is $28, $4 is overrides. Add 1 after the policy ID.</w:t>
      </w:r>
    </w:p>
    <w:p w:rsidR="00000000" w:rsidDel="00000000" w:rsidP="00000000" w:rsidRDefault="00000000" w:rsidRPr="00000000" w14:paraId="00000111">
      <w:pPr>
        <w:rPr>
          <w:sz w:val="32"/>
          <w:szCs w:val="32"/>
        </w:rPr>
      </w:pPr>
      <w:r w:rsidDel="00000000" w:rsidR="00000000" w:rsidRPr="00000000">
        <w:rPr>
          <w:rtl w:val="0"/>
        </w:rPr>
      </w:r>
    </w:p>
    <w:p w:rsidR="00000000" w:rsidDel="00000000" w:rsidP="00000000" w:rsidRDefault="00000000" w:rsidRPr="00000000" w14:paraId="00000112">
      <w:pPr>
        <w:rPr>
          <w:sz w:val="32"/>
          <w:szCs w:val="32"/>
          <w:highlight w:val="yellow"/>
        </w:rPr>
      </w:pPr>
      <w:r w:rsidDel="00000000" w:rsidR="00000000" w:rsidRPr="00000000">
        <w:rPr>
          <w:sz w:val="32"/>
          <w:szCs w:val="32"/>
          <w:highlight w:val="yellow"/>
          <w:rtl w:val="0"/>
        </w:rPr>
        <w:t xml:space="preserve">Consumer Health</w:t>
      </w:r>
    </w:p>
    <w:p w:rsidR="00000000" w:rsidDel="00000000" w:rsidP="00000000" w:rsidRDefault="00000000" w:rsidRPr="00000000" w14:paraId="00000113">
      <w:pPr>
        <w:rPr>
          <w:sz w:val="32"/>
          <w:szCs w:val="32"/>
        </w:rPr>
      </w:pPr>
      <w:r w:rsidDel="00000000" w:rsidR="00000000" w:rsidRPr="00000000">
        <w:rPr>
          <w:sz w:val="32"/>
          <w:szCs w:val="32"/>
          <w:rtl w:val="0"/>
        </w:rPr>
        <w:t xml:space="preserve">For Overrides add 2 at the end of the policy ID</w:t>
      </w:r>
    </w:p>
    <w:p w:rsidR="00000000" w:rsidDel="00000000" w:rsidP="00000000" w:rsidRDefault="00000000" w:rsidRPr="00000000" w14:paraId="00000114">
      <w:pPr>
        <w:rPr>
          <w:sz w:val="32"/>
          <w:szCs w:val="32"/>
        </w:rPr>
      </w:pPr>
      <w:r w:rsidDel="00000000" w:rsidR="00000000" w:rsidRPr="00000000">
        <w:rPr>
          <w:rtl w:val="0"/>
        </w:rPr>
      </w:r>
    </w:p>
    <w:p w:rsidR="00000000" w:rsidDel="00000000" w:rsidP="00000000" w:rsidRDefault="00000000" w:rsidRPr="00000000" w14:paraId="00000115">
      <w:pPr>
        <w:rPr>
          <w:sz w:val="32"/>
          <w:szCs w:val="32"/>
        </w:rPr>
      </w:pPr>
      <w:r w:rsidDel="00000000" w:rsidR="00000000" w:rsidRPr="00000000">
        <w:rPr>
          <w:sz w:val="32"/>
          <w:szCs w:val="32"/>
          <w:highlight w:val="yellow"/>
          <w:rtl w:val="0"/>
        </w:rPr>
        <w:t xml:space="preserve">One Share</w:t>
      </w:r>
      <w:r w:rsidDel="00000000" w:rsidR="00000000" w:rsidRPr="00000000">
        <w:rPr>
          <w:rtl w:val="0"/>
        </w:rPr>
      </w:r>
    </w:p>
    <w:p w:rsidR="00000000" w:rsidDel="00000000" w:rsidP="00000000" w:rsidRDefault="00000000" w:rsidRPr="00000000" w14:paraId="00000116">
      <w:pPr>
        <w:rPr>
          <w:sz w:val="32"/>
          <w:szCs w:val="32"/>
        </w:rPr>
      </w:pPr>
      <w:r w:rsidDel="00000000" w:rsidR="00000000" w:rsidRPr="00000000">
        <w:rPr>
          <w:sz w:val="32"/>
          <w:szCs w:val="32"/>
          <w:rtl w:val="0"/>
        </w:rPr>
        <w:t xml:space="preserve">Application fee of $125 or $100 add 1 after the ID</w:t>
      </w:r>
    </w:p>
    <w:p w:rsidR="00000000" w:rsidDel="00000000" w:rsidP="00000000" w:rsidRDefault="00000000" w:rsidRPr="00000000" w14:paraId="00000117">
      <w:pPr>
        <w:rPr>
          <w:sz w:val="32"/>
          <w:szCs w:val="32"/>
        </w:rPr>
      </w:pPr>
      <w:r w:rsidDel="00000000" w:rsidR="00000000" w:rsidRPr="00000000">
        <w:rPr>
          <w:rtl w:val="0"/>
        </w:rPr>
      </w:r>
    </w:p>
    <w:p w:rsidR="00000000" w:rsidDel="00000000" w:rsidP="00000000" w:rsidRDefault="00000000" w:rsidRPr="00000000" w14:paraId="00000118">
      <w:pPr>
        <w:rPr>
          <w:sz w:val="32"/>
          <w:szCs w:val="32"/>
        </w:rPr>
      </w:pPr>
      <w:r w:rsidDel="00000000" w:rsidR="00000000" w:rsidRPr="00000000">
        <w:rPr>
          <w:sz w:val="32"/>
          <w:szCs w:val="32"/>
          <w:rtl w:val="0"/>
        </w:rPr>
        <w:t xml:space="preserve">Mountain Health</w:t>
      </w:r>
    </w:p>
    <w:p w:rsidR="00000000" w:rsidDel="00000000" w:rsidP="00000000" w:rsidRDefault="00000000" w:rsidRPr="00000000" w14:paraId="00000119">
      <w:pPr>
        <w:rPr>
          <w:sz w:val="32"/>
          <w:szCs w:val="32"/>
        </w:rPr>
      </w:pPr>
      <w:r w:rsidDel="00000000" w:rsidR="00000000" w:rsidRPr="00000000">
        <w:rPr>
          <w:sz w:val="32"/>
          <w:szCs w:val="32"/>
          <w:rtl w:val="0"/>
        </w:rPr>
        <w:t xml:space="preserve">Check statement 11/27 to 12/22 for policy numbers that needs to be updated once we have it on future statements MO1111 and MO1112</w:t>
      </w:r>
    </w:p>
    <w:p w:rsidR="00000000" w:rsidDel="00000000" w:rsidP="00000000" w:rsidRDefault="00000000" w:rsidRPr="00000000" w14:paraId="0000011A">
      <w:pPr>
        <w:rPr>
          <w:sz w:val="32"/>
          <w:szCs w:val="32"/>
        </w:rPr>
      </w:pPr>
      <w:r w:rsidDel="00000000" w:rsidR="00000000" w:rsidRPr="00000000">
        <w:rPr>
          <w:rtl w:val="0"/>
        </w:rPr>
      </w:r>
    </w:p>
    <w:p w:rsidR="00000000" w:rsidDel="00000000" w:rsidP="00000000" w:rsidRDefault="00000000" w:rsidRPr="00000000" w14:paraId="0000011B">
      <w:pPr>
        <w:rPr>
          <w:color w:val="ff0000"/>
          <w:sz w:val="32"/>
          <w:szCs w:val="32"/>
        </w:rPr>
      </w:pPr>
      <w:r w:rsidDel="00000000" w:rsidR="00000000" w:rsidRPr="00000000">
        <w:rPr>
          <w:sz w:val="32"/>
          <w:szCs w:val="32"/>
          <w:highlight w:val="yellow"/>
          <w:rtl w:val="0"/>
        </w:rPr>
        <w:t xml:space="preserve">Create MAPD products</w:t>
      </w:r>
      <w:r w:rsidDel="00000000" w:rsidR="00000000" w:rsidRPr="00000000">
        <w:rPr>
          <w:rtl w:val="0"/>
        </w:rPr>
      </w:r>
    </w:p>
    <w:p w:rsidR="00000000" w:rsidDel="00000000" w:rsidP="00000000" w:rsidRDefault="00000000" w:rsidRPr="00000000" w14:paraId="0000011C">
      <w:pPr>
        <w:rPr>
          <w:sz w:val="32"/>
          <w:szCs w:val="32"/>
        </w:rPr>
      </w:pPr>
      <w:r w:rsidDel="00000000" w:rsidR="00000000" w:rsidRPr="00000000">
        <w:rPr>
          <w:sz w:val="32"/>
          <w:szCs w:val="32"/>
          <w:rtl w:val="0"/>
        </w:rPr>
        <w:t xml:space="preserve">when making products for MAPD</w:t>
      </w:r>
    </w:p>
    <w:p w:rsidR="00000000" w:rsidDel="00000000" w:rsidP="00000000" w:rsidRDefault="00000000" w:rsidRPr="00000000" w14:paraId="0000011D">
      <w:pPr>
        <w:rPr>
          <w:sz w:val="32"/>
          <w:szCs w:val="32"/>
        </w:rPr>
      </w:pPr>
      <w:r w:rsidDel="00000000" w:rsidR="00000000" w:rsidRPr="00000000">
        <w:rPr>
          <w:sz w:val="32"/>
          <w:szCs w:val="32"/>
          <w:rtl w:val="0"/>
        </w:rPr>
        <w:t xml:space="preserve">This is Humana PDP example</w:t>
      </w:r>
    </w:p>
    <w:p w:rsidR="00000000" w:rsidDel="00000000" w:rsidP="00000000" w:rsidRDefault="00000000" w:rsidRPr="00000000" w14:paraId="0000011E">
      <w:pPr>
        <w:rPr>
          <w:sz w:val="32"/>
          <w:szCs w:val="32"/>
        </w:rPr>
      </w:pPr>
      <w:r w:rsidDel="00000000" w:rsidR="00000000" w:rsidRPr="00000000">
        <w:rPr>
          <w:rtl w:val="0"/>
        </w:rPr>
      </w:r>
    </w:p>
    <w:p w:rsidR="00000000" w:rsidDel="00000000" w:rsidP="00000000" w:rsidRDefault="00000000" w:rsidRPr="00000000" w14:paraId="0000011F">
      <w:pPr>
        <w:rPr>
          <w:sz w:val="32"/>
          <w:szCs w:val="32"/>
          <w:highlight w:val="yellow"/>
        </w:rPr>
      </w:pPr>
      <w:r w:rsidDel="00000000" w:rsidR="00000000" w:rsidRPr="00000000">
        <w:rPr>
          <w:sz w:val="32"/>
          <w:szCs w:val="32"/>
          <w:highlight w:val="yellow"/>
          <w:rtl w:val="0"/>
        </w:rPr>
        <w:t xml:space="preserve">Carefirst BC</w:t>
      </w:r>
    </w:p>
    <w:p w:rsidR="00000000" w:rsidDel="00000000" w:rsidP="00000000" w:rsidRDefault="00000000" w:rsidRPr="00000000" w14:paraId="00000120">
      <w:pPr>
        <w:rPr>
          <w:sz w:val="32"/>
          <w:szCs w:val="32"/>
        </w:rPr>
      </w:pPr>
      <w:r w:rsidDel="00000000" w:rsidR="00000000" w:rsidRPr="00000000">
        <w:rPr>
          <w:sz w:val="32"/>
          <w:szCs w:val="32"/>
          <w:rtl w:val="0"/>
        </w:rPr>
        <w:t xml:space="preserve">ACA Add 3 at the end of the ID, 33 for Overrides</w:t>
      </w:r>
    </w:p>
    <w:p w:rsidR="00000000" w:rsidDel="00000000" w:rsidP="00000000" w:rsidRDefault="00000000" w:rsidRPr="00000000" w14:paraId="00000121">
      <w:pPr>
        <w:rPr>
          <w:sz w:val="32"/>
          <w:szCs w:val="32"/>
        </w:rPr>
      </w:pPr>
      <w:r w:rsidDel="00000000" w:rsidR="00000000" w:rsidRPr="00000000">
        <w:rPr>
          <w:sz w:val="32"/>
          <w:szCs w:val="32"/>
          <w:rtl w:val="0"/>
        </w:rPr>
        <w:t xml:space="preserve">MAPD Overrides add 1 at the end of the ID</w:t>
      </w:r>
    </w:p>
    <w:p w:rsidR="00000000" w:rsidDel="00000000" w:rsidP="00000000" w:rsidRDefault="00000000" w:rsidRPr="00000000" w14:paraId="00000122">
      <w:pPr>
        <w:rPr>
          <w:sz w:val="32"/>
          <w:szCs w:val="32"/>
        </w:rPr>
      </w:pPr>
      <w:r w:rsidDel="00000000" w:rsidR="00000000" w:rsidRPr="00000000">
        <w:rPr>
          <w:sz w:val="32"/>
          <w:szCs w:val="32"/>
          <w:rtl w:val="0"/>
        </w:rPr>
        <w:t xml:space="preserve">for agents all levels </w:t>
      </w:r>
    </w:p>
    <w:p w:rsidR="00000000" w:rsidDel="00000000" w:rsidP="00000000" w:rsidRDefault="00000000" w:rsidRPr="00000000" w14:paraId="00000123">
      <w:pPr>
        <w:rPr>
          <w:sz w:val="32"/>
          <w:szCs w:val="32"/>
        </w:rPr>
      </w:pPr>
      <w:r w:rsidDel="00000000" w:rsidR="00000000" w:rsidRPr="00000000">
        <w:rPr>
          <w:sz w:val="32"/>
          <w:szCs w:val="32"/>
          <w:rtl w:val="0"/>
        </w:rPr>
        <w:t xml:space="preserve">1 1 will be agent amount 75.17</w:t>
      </w:r>
    </w:p>
    <w:p w:rsidR="00000000" w:rsidDel="00000000" w:rsidP="00000000" w:rsidRDefault="00000000" w:rsidRPr="00000000" w14:paraId="00000124">
      <w:pPr>
        <w:rPr>
          <w:sz w:val="32"/>
          <w:szCs w:val="32"/>
        </w:rPr>
      </w:pPr>
      <w:r w:rsidDel="00000000" w:rsidR="00000000" w:rsidRPr="00000000">
        <w:rPr>
          <w:sz w:val="32"/>
          <w:szCs w:val="32"/>
          <w:rtl w:val="0"/>
        </w:rPr>
        <w:t xml:space="preserve">2 2 will be renewal amount 35.75</w:t>
      </w:r>
    </w:p>
    <w:p w:rsidR="00000000" w:rsidDel="00000000" w:rsidP="00000000" w:rsidRDefault="00000000" w:rsidRPr="00000000" w14:paraId="00000125">
      <w:pPr>
        <w:rPr>
          <w:sz w:val="32"/>
          <w:szCs w:val="32"/>
        </w:rPr>
      </w:pPr>
      <w:r w:rsidDel="00000000" w:rsidR="00000000" w:rsidRPr="00000000">
        <w:rPr>
          <w:sz w:val="32"/>
          <w:szCs w:val="32"/>
          <w:rtl w:val="0"/>
        </w:rPr>
        <w:t xml:space="preserve">3 3 will be 75.17-35.75 = 39.42</w:t>
      </w:r>
    </w:p>
    <w:p w:rsidR="00000000" w:rsidDel="00000000" w:rsidP="00000000" w:rsidRDefault="00000000" w:rsidRPr="00000000" w14:paraId="00000126">
      <w:pPr>
        <w:rPr>
          <w:sz w:val="32"/>
          <w:szCs w:val="32"/>
        </w:rPr>
      </w:pPr>
      <w:r w:rsidDel="00000000" w:rsidR="00000000" w:rsidRPr="00000000">
        <w:rPr>
          <w:sz w:val="32"/>
          <w:szCs w:val="32"/>
          <w:rtl w:val="0"/>
        </w:rPr>
        <w:t xml:space="preserve">13- 0 will be renewal monthly 35.75/12 = 2.98</w:t>
      </w:r>
    </w:p>
    <w:p w:rsidR="00000000" w:rsidDel="00000000" w:rsidP="00000000" w:rsidRDefault="00000000" w:rsidRPr="00000000" w14:paraId="00000127">
      <w:pPr>
        <w:rPr>
          <w:sz w:val="32"/>
          <w:szCs w:val="32"/>
        </w:rPr>
      </w:pPr>
      <w:r w:rsidDel="00000000" w:rsidR="00000000" w:rsidRPr="00000000">
        <w:rPr>
          <w:rtl w:val="0"/>
        </w:rPr>
      </w:r>
    </w:p>
    <w:p w:rsidR="00000000" w:rsidDel="00000000" w:rsidP="00000000" w:rsidRDefault="00000000" w:rsidRPr="00000000" w14:paraId="00000128">
      <w:pPr>
        <w:rPr>
          <w:sz w:val="32"/>
          <w:szCs w:val="32"/>
        </w:rPr>
      </w:pPr>
      <w:r w:rsidDel="00000000" w:rsidR="00000000" w:rsidRPr="00000000">
        <w:rPr>
          <w:sz w:val="32"/>
          <w:szCs w:val="32"/>
          <w:rtl w:val="0"/>
        </w:rPr>
        <w:t xml:space="preserve">for SL </w:t>
      </w:r>
    </w:p>
    <w:p w:rsidR="00000000" w:rsidDel="00000000" w:rsidP="00000000" w:rsidRDefault="00000000" w:rsidRPr="00000000" w14:paraId="00000129">
      <w:pPr>
        <w:rPr>
          <w:sz w:val="32"/>
          <w:szCs w:val="32"/>
        </w:rPr>
      </w:pPr>
      <w:r w:rsidDel="00000000" w:rsidR="00000000" w:rsidRPr="00000000">
        <w:rPr>
          <w:sz w:val="32"/>
          <w:szCs w:val="32"/>
          <w:rtl w:val="0"/>
        </w:rPr>
        <w:t xml:space="preserve">1 1 will be agency rate - agent rate 109 - 75.17Agent rate - 7.09 SL rate = 26.74</w:t>
      </w:r>
    </w:p>
    <w:p w:rsidR="00000000" w:rsidDel="00000000" w:rsidP="00000000" w:rsidRDefault="00000000" w:rsidRPr="00000000" w14:paraId="0000012A">
      <w:pPr>
        <w:rPr>
          <w:sz w:val="32"/>
          <w:szCs w:val="32"/>
        </w:rPr>
      </w:pPr>
      <w:r w:rsidDel="00000000" w:rsidR="00000000" w:rsidRPr="00000000">
        <w:rPr>
          <w:sz w:val="32"/>
          <w:szCs w:val="32"/>
          <w:rtl w:val="0"/>
        </w:rPr>
        <w:t xml:space="preserve">1 -1 will be agency rate - 26.74 = 82.26</w:t>
      </w:r>
    </w:p>
    <w:p w:rsidR="00000000" w:rsidDel="00000000" w:rsidP="00000000" w:rsidRDefault="00000000" w:rsidRPr="00000000" w14:paraId="0000012B">
      <w:pPr>
        <w:rPr>
          <w:sz w:val="32"/>
          <w:szCs w:val="32"/>
        </w:rPr>
      </w:pPr>
      <w:r w:rsidDel="00000000" w:rsidR="00000000" w:rsidRPr="00000000">
        <w:rPr>
          <w:sz w:val="32"/>
          <w:szCs w:val="32"/>
          <w:rtl w:val="0"/>
        </w:rPr>
        <w:t xml:space="preserve">2 -2 will be same for renewal rate = 16.18</w:t>
      </w:r>
    </w:p>
    <w:p w:rsidR="00000000" w:rsidDel="00000000" w:rsidP="00000000" w:rsidRDefault="00000000" w:rsidRPr="00000000" w14:paraId="0000012C">
      <w:pPr>
        <w:rPr>
          <w:sz w:val="32"/>
          <w:szCs w:val="32"/>
        </w:rPr>
      </w:pPr>
      <w:r w:rsidDel="00000000" w:rsidR="00000000" w:rsidRPr="00000000">
        <w:rPr>
          <w:sz w:val="32"/>
          <w:szCs w:val="32"/>
          <w:rtl w:val="0"/>
        </w:rPr>
        <w:t xml:space="preserve">2 -2 55 - 16.18 = 38.82</w:t>
      </w:r>
    </w:p>
    <w:p w:rsidR="00000000" w:rsidDel="00000000" w:rsidP="00000000" w:rsidRDefault="00000000" w:rsidRPr="00000000" w14:paraId="0000012D">
      <w:pPr>
        <w:rPr>
          <w:sz w:val="32"/>
          <w:szCs w:val="32"/>
        </w:rPr>
      </w:pPr>
      <w:r w:rsidDel="00000000" w:rsidR="00000000" w:rsidRPr="00000000">
        <w:rPr>
          <w:sz w:val="32"/>
          <w:szCs w:val="32"/>
          <w:rtl w:val="0"/>
        </w:rPr>
        <w:t xml:space="preserve">3 -3 = 82.26 - 38.82 = 43.44</w:t>
      </w:r>
    </w:p>
    <w:p w:rsidR="00000000" w:rsidDel="00000000" w:rsidP="00000000" w:rsidRDefault="00000000" w:rsidRPr="00000000" w14:paraId="0000012E">
      <w:pPr>
        <w:rPr>
          <w:sz w:val="32"/>
          <w:szCs w:val="32"/>
        </w:rPr>
      </w:pPr>
      <w:r w:rsidDel="00000000" w:rsidR="00000000" w:rsidRPr="00000000">
        <w:rPr>
          <w:rtl w:val="0"/>
        </w:rPr>
      </w:r>
    </w:p>
    <w:p w:rsidR="00000000" w:rsidDel="00000000" w:rsidP="00000000" w:rsidRDefault="00000000" w:rsidRPr="00000000" w14:paraId="0000012F">
      <w:pPr>
        <w:rPr>
          <w:sz w:val="32"/>
          <w:szCs w:val="32"/>
        </w:rPr>
      </w:pPr>
      <w:r w:rsidDel="00000000" w:rsidR="00000000" w:rsidRPr="00000000">
        <w:rPr>
          <w:sz w:val="32"/>
          <w:szCs w:val="32"/>
          <w:rtl w:val="0"/>
        </w:rPr>
        <w:t xml:space="preserve">Agency </w:t>
      </w:r>
    </w:p>
    <w:p w:rsidR="00000000" w:rsidDel="00000000" w:rsidP="00000000" w:rsidRDefault="00000000" w:rsidRPr="00000000" w14:paraId="00000130">
      <w:pPr>
        <w:rPr>
          <w:sz w:val="32"/>
          <w:szCs w:val="32"/>
        </w:rPr>
      </w:pPr>
      <w:r w:rsidDel="00000000" w:rsidR="00000000" w:rsidRPr="00000000">
        <w:rPr>
          <w:sz w:val="32"/>
          <w:szCs w:val="32"/>
          <w:rtl w:val="0"/>
        </w:rPr>
        <w:t xml:space="preserve">1 - 1 will be agency rate 109</w:t>
      </w:r>
    </w:p>
    <w:p w:rsidR="00000000" w:rsidDel="00000000" w:rsidP="00000000" w:rsidRDefault="00000000" w:rsidRPr="00000000" w14:paraId="00000131">
      <w:pPr>
        <w:rPr>
          <w:sz w:val="32"/>
          <w:szCs w:val="32"/>
        </w:rPr>
      </w:pPr>
      <w:r w:rsidDel="00000000" w:rsidR="00000000" w:rsidRPr="00000000">
        <w:rPr>
          <w:sz w:val="32"/>
          <w:szCs w:val="32"/>
          <w:rtl w:val="0"/>
        </w:rPr>
        <w:t xml:space="preserve">2 - 2 will be renewal rate = 55</w:t>
      </w:r>
    </w:p>
    <w:p w:rsidR="00000000" w:rsidDel="00000000" w:rsidP="00000000" w:rsidRDefault="00000000" w:rsidRPr="00000000" w14:paraId="00000132">
      <w:pPr>
        <w:rPr>
          <w:sz w:val="32"/>
          <w:szCs w:val="32"/>
        </w:rPr>
      </w:pPr>
      <w:r w:rsidDel="00000000" w:rsidR="00000000" w:rsidRPr="00000000">
        <w:rPr>
          <w:sz w:val="32"/>
          <w:szCs w:val="32"/>
          <w:rtl w:val="0"/>
        </w:rPr>
        <w:t xml:space="preserve">3 - 3 will be 109-55 = 54</w:t>
      </w:r>
    </w:p>
    <w:p w:rsidR="00000000" w:rsidDel="00000000" w:rsidP="00000000" w:rsidRDefault="00000000" w:rsidRPr="00000000" w14:paraId="00000133">
      <w:pPr>
        <w:rPr>
          <w:sz w:val="32"/>
          <w:szCs w:val="32"/>
        </w:rPr>
      </w:pPr>
      <w:r w:rsidDel="00000000" w:rsidR="00000000" w:rsidRPr="00000000">
        <w:rPr>
          <w:sz w:val="32"/>
          <w:szCs w:val="32"/>
          <w:rtl w:val="0"/>
        </w:rPr>
        <w:t xml:space="preserve">13- 0 will be renewal monthly = 55/12 = 4.58</w:t>
      </w:r>
    </w:p>
    <w:p w:rsidR="00000000" w:rsidDel="00000000" w:rsidP="00000000" w:rsidRDefault="00000000" w:rsidRPr="00000000" w14:paraId="00000134">
      <w:pPr>
        <w:rPr>
          <w:sz w:val="32"/>
          <w:szCs w:val="32"/>
        </w:rPr>
      </w:pPr>
      <w:r w:rsidDel="00000000" w:rsidR="00000000" w:rsidRPr="00000000">
        <w:rPr>
          <w:sz w:val="32"/>
          <w:szCs w:val="32"/>
          <w:rtl w:val="0"/>
        </w:rPr>
        <w:t xml:space="preserve"> </w:t>
      </w:r>
    </w:p>
    <w:p w:rsidR="00000000" w:rsidDel="00000000" w:rsidP="00000000" w:rsidRDefault="00000000" w:rsidRPr="00000000" w14:paraId="00000135">
      <w:pPr>
        <w:rPr>
          <w:b w:val="1"/>
          <w:bCs w:val="1"/>
          <w:color w:val="ff0000"/>
          <w:sz w:val="32"/>
          <w:szCs w:val="32"/>
        </w:rPr>
      </w:pPr>
      <w:r w:rsidDel="00000000" w:rsidR="00000000" w:rsidRPr="00000000">
        <w:rPr>
          <w:b w:val="1"/>
          <w:bCs w:val="1"/>
          <w:color w:val="ff0000"/>
          <w:sz w:val="32"/>
          <w:szCs w:val="32"/>
          <w:rtl w:val="0"/>
        </w:rPr>
        <w:t xml:space="preserve">Steps to upload to APL Database</w:t>
      </w:r>
    </w:p>
    <w:p w:rsidR="00000000" w:rsidDel="00000000" w:rsidP="00000000" w:rsidRDefault="00000000" w:rsidRPr="00000000" w14:paraId="00000136">
      <w:pPr>
        <w:rPr>
          <w:sz w:val="32"/>
          <w:szCs w:val="32"/>
          <w:highlight w:val="yellow"/>
        </w:rPr>
      </w:pPr>
      <w:r w:rsidDel="00000000" w:rsidR="00000000" w:rsidRPr="00000000">
        <w:rPr>
          <w:sz w:val="32"/>
          <w:szCs w:val="32"/>
          <w:rtl w:val="0"/>
        </w:rPr>
        <w:t xml:space="preserve">Upload the File under Tools under </w:t>
      </w:r>
      <w:r w:rsidDel="00000000" w:rsidR="00000000" w:rsidRPr="00000000">
        <w:rPr>
          <w:sz w:val="32"/>
          <w:szCs w:val="32"/>
          <w:highlight w:val="yellow"/>
          <w:rtl w:val="0"/>
        </w:rPr>
        <w:t xml:space="preserve">Commission Statement - MLB-HEALTH</w:t>
      </w:r>
    </w:p>
    <w:p w:rsidR="00000000" w:rsidDel="00000000" w:rsidP="00000000" w:rsidRDefault="00000000" w:rsidRPr="00000000" w14:paraId="00000137">
      <w:pPr>
        <w:rPr>
          <w:sz w:val="32"/>
          <w:szCs w:val="32"/>
          <w:highlight w:val="yellow"/>
        </w:rPr>
      </w:pPr>
      <w:r w:rsidDel="00000000" w:rsidR="00000000" w:rsidRPr="00000000">
        <w:rPr>
          <w:sz w:val="32"/>
          <w:szCs w:val="32"/>
          <w:rtl w:val="0"/>
        </w:rPr>
        <w:t xml:space="preserve">Re-audit under tools – special functions - </w:t>
      </w:r>
      <w:r w:rsidDel="00000000" w:rsidR="00000000" w:rsidRPr="00000000">
        <w:rPr>
          <w:sz w:val="32"/>
          <w:szCs w:val="32"/>
          <w:highlight w:val="yellow"/>
          <w:rtl w:val="0"/>
        </w:rPr>
        <w:t xml:space="preserve">Reset Policy Commission Rate Audits</w:t>
      </w:r>
    </w:p>
    <w:p w:rsidR="00000000" w:rsidDel="00000000" w:rsidP="00000000" w:rsidRDefault="00000000" w:rsidRPr="00000000" w14:paraId="00000138">
      <w:pPr>
        <w:rPr>
          <w:sz w:val="32"/>
          <w:szCs w:val="32"/>
        </w:rPr>
      </w:pPr>
      <w:r w:rsidDel="00000000" w:rsidR="00000000" w:rsidRPr="00000000">
        <w:rPr>
          <w:sz w:val="32"/>
          <w:szCs w:val="32"/>
          <w:highlight w:val="yellow"/>
          <w:rtl w:val="0"/>
        </w:rPr>
        <w:t xml:space="preserve">Check if any Level 1 agent on ACA’s only</w:t>
      </w:r>
      <w:r w:rsidDel="00000000" w:rsidR="00000000" w:rsidRPr="00000000">
        <w:rPr>
          <w:sz w:val="32"/>
          <w:szCs w:val="32"/>
          <w:rtl w:val="0"/>
        </w:rPr>
        <w:t xml:space="preserve">, then change the SL rate under first year and make sure to </w:t>
      </w:r>
      <w:r w:rsidDel="00000000" w:rsidR="00000000" w:rsidRPr="00000000">
        <w:rPr>
          <w:sz w:val="32"/>
          <w:szCs w:val="32"/>
          <w:highlight w:val="yellow"/>
          <w:rtl w:val="0"/>
        </w:rPr>
        <w:t xml:space="preserve">re-Aduit ONLY those policies</w:t>
      </w:r>
      <w:r w:rsidDel="00000000" w:rsidR="00000000" w:rsidRPr="00000000">
        <w:rPr>
          <w:sz w:val="32"/>
          <w:szCs w:val="32"/>
          <w:rtl w:val="0"/>
        </w:rPr>
        <w:t xml:space="preserve">. </w:t>
      </w:r>
      <w:r w:rsidDel="00000000" w:rsidR="00000000" w:rsidRPr="00000000">
        <w:rPr>
          <w:sz w:val="32"/>
          <w:szCs w:val="32"/>
          <w:highlight w:val="yellow"/>
          <w:rtl w:val="0"/>
        </w:rPr>
        <w:t xml:space="preserve">REMEMBER to change sl rate to the original rate under product.</w:t>
      </w:r>
      <w:r w:rsidDel="00000000" w:rsidR="00000000" w:rsidRPr="00000000">
        <w:rPr>
          <w:sz w:val="32"/>
          <w:szCs w:val="32"/>
          <w:rtl w:val="0"/>
        </w:rPr>
        <w:t xml:space="preserve"> And then follow the same steps below.</w:t>
      </w:r>
    </w:p>
    <w:p w:rsidR="00000000" w:rsidDel="00000000" w:rsidP="00000000" w:rsidRDefault="00000000" w:rsidRPr="00000000" w14:paraId="00000139">
      <w:pPr>
        <w:rPr>
          <w:sz w:val="32"/>
          <w:szCs w:val="32"/>
        </w:rPr>
      </w:pPr>
      <w:r w:rsidDel="00000000" w:rsidR="00000000" w:rsidRPr="00000000">
        <w:rPr>
          <w:sz w:val="32"/>
          <w:szCs w:val="32"/>
          <w:rtl w:val="0"/>
        </w:rPr>
        <w:t xml:space="preserve">Also, check if any policies have incorrect agents if so, fix them manually.</w:t>
      </w:r>
    </w:p>
    <w:p w:rsidR="00000000" w:rsidDel="00000000" w:rsidP="00000000" w:rsidRDefault="00000000" w:rsidRPr="00000000" w14:paraId="0000013A">
      <w:pPr>
        <w:rPr>
          <w:sz w:val="32"/>
          <w:szCs w:val="32"/>
        </w:rPr>
      </w:pPr>
      <w:r w:rsidDel="00000000" w:rsidR="00000000" w:rsidRPr="00000000">
        <w:rPr>
          <w:sz w:val="32"/>
          <w:szCs w:val="32"/>
          <w:rtl w:val="0"/>
        </w:rPr>
        <w:t xml:space="preserve">Check appointments for carol, Michael etc. (agents who are paid differently)</w:t>
      </w:r>
    </w:p>
    <w:p w:rsidR="00000000" w:rsidDel="00000000" w:rsidP="00000000" w:rsidRDefault="00000000" w:rsidRPr="00000000" w14:paraId="0000013B">
      <w:pPr>
        <w:rPr>
          <w:sz w:val="32"/>
          <w:szCs w:val="32"/>
        </w:rPr>
      </w:pPr>
      <w:r w:rsidDel="00000000" w:rsidR="00000000" w:rsidRPr="00000000">
        <w:rPr>
          <w:sz w:val="32"/>
          <w:szCs w:val="32"/>
          <w:rtl w:val="0"/>
        </w:rPr>
        <w:t xml:space="preserve">Check if any policies have AV instead of AE for ACA</w:t>
      </w:r>
    </w:p>
    <w:p w:rsidR="00000000" w:rsidDel="00000000" w:rsidP="00000000" w:rsidRDefault="00000000" w:rsidRPr="00000000" w14:paraId="0000013C">
      <w:pPr>
        <w:rPr>
          <w:sz w:val="32"/>
          <w:szCs w:val="32"/>
        </w:rPr>
      </w:pPr>
      <w:r w:rsidDel="00000000" w:rsidR="00000000" w:rsidRPr="00000000">
        <w:rPr>
          <w:sz w:val="32"/>
          <w:szCs w:val="32"/>
          <w:rtl w:val="0"/>
        </w:rPr>
        <w:t xml:space="preserve">Go to Comm on top and RN cycle – </w:t>
      </w:r>
      <w:r w:rsidDel="00000000" w:rsidR="00000000" w:rsidRPr="00000000">
        <w:rPr>
          <w:sz w:val="32"/>
          <w:szCs w:val="32"/>
          <w:highlight w:val="yellow"/>
          <w:rtl w:val="0"/>
        </w:rPr>
        <w:t xml:space="preserve">calculate</w:t>
      </w:r>
      <w:r w:rsidDel="00000000" w:rsidR="00000000" w:rsidRPr="00000000">
        <w:rPr>
          <w:rtl w:val="0"/>
        </w:rPr>
      </w:r>
    </w:p>
    <w:p w:rsidR="00000000" w:rsidDel="00000000" w:rsidP="00000000" w:rsidRDefault="00000000" w:rsidRPr="00000000" w14:paraId="0000013D">
      <w:pPr>
        <w:rPr>
          <w:sz w:val="32"/>
          <w:szCs w:val="32"/>
        </w:rPr>
      </w:pPr>
      <w:r w:rsidDel="00000000" w:rsidR="00000000" w:rsidRPr="00000000">
        <w:rPr>
          <w:sz w:val="32"/>
          <w:szCs w:val="32"/>
          <w:rtl w:val="0"/>
        </w:rPr>
        <w:t xml:space="preserve">Expectations – </w:t>
      </w:r>
      <w:r w:rsidDel="00000000" w:rsidR="00000000" w:rsidRPr="00000000">
        <w:rPr>
          <w:sz w:val="32"/>
          <w:szCs w:val="32"/>
          <w:highlight w:val="yellow"/>
          <w:rtl w:val="0"/>
        </w:rPr>
        <w:t xml:space="preserve">fix all needed (use guide Error &amp; warnings if need to understand the error)</w:t>
      </w:r>
      <w:r w:rsidDel="00000000" w:rsidR="00000000" w:rsidRPr="00000000">
        <w:rPr>
          <w:rtl w:val="0"/>
        </w:rPr>
      </w:r>
    </w:p>
    <w:p w:rsidR="00000000" w:rsidDel="00000000" w:rsidP="00000000" w:rsidRDefault="00000000" w:rsidRPr="00000000" w14:paraId="0000013E">
      <w:pPr>
        <w:rPr>
          <w:sz w:val="32"/>
          <w:szCs w:val="32"/>
        </w:rPr>
      </w:pPr>
      <w:r w:rsidDel="00000000" w:rsidR="00000000" w:rsidRPr="00000000">
        <w:rPr>
          <w:sz w:val="32"/>
          <w:szCs w:val="32"/>
          <w:highlight w:val="yellow"/>
          <w:rtl w:val="0"/>
        </w:rPr>
        <w:t xml:space="preserve">Most important step is to go under Audit (next to calculate)</w:t>
      </w:r>
      <w:r w:rsidDel="00000000" w:rsidR="00000000" w:rsidRPr="00000000">
        <w:rPr>
          <w:sz w:val="32"/>
          <w:szCs w:val="32"/>
          <w:rtl w:val="0"/>
        </w:rPr>
        <w:t xml:space="preserve"> and check each policy if paid correctly. Please make sure that not just totals should match but also the amounts should be distributed correctly per agent level. </w:t>
      </w:r>
    </w:p>
    <w:p w:rsidR="00000000" w:rsidDel="00000000" w:rsidP="00000000" w:rsidRDefault="00000000" w:rsidRPr="00000000" w14:paraId="0000013F">
      <w:pPr>
        <w:rPr>
          <w:sz w:val="32"/>
          <w:szCs w:val="32"/>
        </w:rPr>
      </w:pPr>
      <w:r w:rsidDel="00000000" w:rsidR="00000000" w:rsidRPr="00000000">
        <w:rPr>
          <w:rtl w:val="0"/>
        </w:rPr>
      </w:r>
    </w:p>
    <w:p w:rsidR="00000000" w:rsidDel="00000000" w:rsidP="00000000" w:rsidRDefault="00000000" w:rsidRPr="00000000" w14:paraId="00000140">
      <w:pPr>
        <w:rPr>
          <w:sz w:val="32"/>
          <w:szCs w:val="32"/>
        </w:rPr>
      </w:pPr>
      <w:r w:rsidDel="00000000" w:rsidR="00000000" w:rsidRPr="00000000">
        <w:rPr>
          <w:rtl w:val="0"/>
        </w:rPr>
      </w:r>
    </w:p>
    <w:p w:rsidR="00000000" w:rsidDel="00000000" w:rsidP="00000000" w:rsidRDefault="00000000" w:rsidRPr="00000000" w14:paraId="00000141">
      <w:pPr>
        <w:rPr>
          <w:sz w:val="32"/>
          <w:szCs w:val="32"/>
        </w:rPr>
      </w:pPr>
      <w:r w:rsidDel="00000000" w:rsidR="00000000" w:rsidRPr="00000000">
        <w:rPr>
          <w:rtl w:val="0"/>
        </w:rPr>
      </w:r>
    </w:p>
    <w:p w:rsidR="00000000" w:rsidDel="00000000" w:rsidP="00000000" w:rsidRDefault="00000000" w:rsidRPr="00000000" w14:paraId="00000142">
      <w:pPr>
        <w:rPr>
          <w:sz w:val="32"/>
          <w:szCs w:val="32"/>
        </w:rPr>
      </w:pPr>
      <w:r w:rsidDel="00000000" w:rsidR="00000000" w:rsidRPr="00000000">
        <w:rPr>
          <w:rtl w:val="0"/>
        </w:rPr>
      </w:r>
    </w:p>
    <w:p w:rsidR="00000000" w:rsidDel="00000000" w:rsidP="00000000" w:rsidRDefault="00000000" w:rsidRPr="00000000" w14:paraId="00000143">
      <w:pPr>
        <w:rPr>
          <w:sz w:val="32"/>
          <w:szCs w:val="32"/>
        </w:rPr>
      </w:pPr>
      <w:r w:rsidDel="00000000" w:rsidR="00000000" w:rsidRPr="00000000">
        <w:rPr>
          <w:rtl w:val="0"/>
        </w:rPr>
      </w:r>
    </w:p>
    <w:p w:rsidR="00000000" w:rsidDel="00000000" w:rsidP="00000000" w:rsidRDefault="00000000" w:rsidRPr="00000000" w14:paraId="00000144">
      <w:pPr>
        <w:rPr>
          <w:sz w:val="32"/>
          <w:szCs w:val="32"/>
        </w:rPr>
      </w:pPr>
      <w:r w:rsidDel="00000000" w:rsidR="00000000" w:rsidRPr="00000000">
        <w:rPr>
          <w:rtl w:val="0"/>
        </w:rPr>
      </w:r>
    </w:p>
    <w:p w:rsidR="00000000" w:rsidDel="00000000" w:rsidP="00000000" w:rsidRDefault="00000000" w:rsidRPr="00000000" w14:paraId="00000145">
      <w:pPr>
        <w:rPr>
          <w:sz w:val="32"/>
          <w:szCs w:val="32"/>
          <w:highlight w:val="red"/>
        </w:rPr>
      </w:pPr>
      <w:r w:rsidDel="00000000" w:rsidR="00000000" w:rsidRPr="00000000">
        <w:rPr>
          <w:sz w:val="32"/>
          <w:szCs w:val="32"/>
          <w:highlight w:val="red"/>
          <w:rtl w:val="0"/>
        </w:rPr>
        <w:t xml:space="preserve">Loula Notes:</w:t>
      </w:r>
    </w:p>
    <w:p w:rsidR="00000000" w:rsidDel="00000000" w:rsidP="00000000" w:rsidRDefault="00000000" w:rsidRPr="00000000" w14:paraId="00000146">
      <w:pPr>
        <w:rPr>
          <w:sz w:val="32"/>
          <w:szCs w:val="32"/>
        </w:rPr>
      </w:pPr>
      <w:r w:rsidDel="00000000" w:rsidR="00000000" w:rsidRPr="00000000">
        <w:rPr>
          <w:sz w:val="32"/>
          <w:szCs w:val="32"/>
          <w:rtl w:val="0"/>
        </w:rPr>
        <w:t xml:space="preserve">APL Log in: Loula – Irene*212818</w:t>
      </w:r>
    </w:p>
    <w:p w:rsidR="00000000" w:rsidDel="00000000" w:rsidP="00000000" w:rsidRDefault="00000000" w:rsidRPr="00000000" w14:paraId="00000147">
      <w:pPr>
        <w:rPr>
          <w:sz w:val="32"/>
          <w:szCs w:val="32"/>
        </w:rPr>
      </w:pPr>
      <w:r w:rsidDel="00000000" w:rsidR="00000000" w:rsidRPr="00000000">
        <w:rPr>
          <w:rtl w:val="0"/>
        </w:rPr>
      </w:r>
    </w:p>
    <w:p w:rsidR="00000000" w:rsidDel="00000000" w:rsidP="00000000" w:rsidRDefault="00000000" w:rsidRPr="00000000" w14:paraId="00000148">
      <w:pPr>
        <w:rPr>
          <w:sz w:val="32"/>
          <w:szCs w:val="32"/>
        </w:rPr>
      </w:pPr>
      <w:r w:rsidDel="00000000" w:rsidR="00000000" w:rsidRPr="00000000">
        <w:rPr>
          <w:sz w:val="32"/>
          <w:szCs w:val="32"/>
          <w:rtl w:val="0"/>
        </w:rPr>
        <w:t xml:space="preserve">Override – Agent ID 20411454</w:t>
      </w:r>
    </w:p>
    <w:p w:rsidR="00000000" w:rsidDel="00000000" w:rsidP="00000000" w:rsidRDefault="00000000" w:rsidRPr="00000000" w14:paraId="00000149">
      <w:pPr>
        <w:rPr>
          <w:sz w:val="32"/>
          <w:szCs w:val="32"/>
        </w:rPr>
      </w:pPr>
      <w:r w:rsidDel="00000000" w:rsidR="00000000" w:rsidRPr="00000000">
        <w:rPr>
          <w:sz w:val="32"/>
          <w:szCs w:val="32"/>
          <w:rtl w:val="0"/>
        </w:rPr>
        <w:t xml:space="preserve">=TEXT(DATE(LEFT(J2,4), MID(J2,5,2), RIGHT(J2,2)), "M/d/yyyy")</w:t>
      </w:r>
    </w:p>
    <w:p w:rsidR="00000000" w:rsidDel="00000000" w:rsidP="00000000" w:rsidRDefault="00000000" w:rsidRPr="00000000" w14:paraId="0000014A">
      <w:pPr>
        <w:rPr>
          <w:sz w:val="32"/>
          <w:szCs w:val="32"/>
        </w:rPr>
      </w:pPr>
      <w:r w:rsidDel="00000000" w:rsidR="00000000" w:rsidRPr="00000000">
        <w:rPr>
          <w:sz w:val="32"/>
          <w:szCs w:val="32"/>
          <w:rtl w:val="0"/>
        </w:rPr>
        <w:t xml:space="preserve">Please check if there are any LVL1 agents then their SL should get paid more. (change the rate under product) re-audit, re-calculate if they paid correctly then go back to the product and change the rate to original rate. JUST for ACA. </w:t>
      </w:r>
    </w:p>
    <w:p w:rsidR="00000000" w:rsidDel="00000000" w:rsidP="00000000" w:rsidRDefault="00000000" w:rsidRPr="00000000" w14:paraId="0000014B">
      <w:pPr>
        <w:rPr>
          <w:sz w:val="32"/>
          <w:szCs w:val="32"/>
        </w:rPr>
      </w:pPr>
      <w:r w:rsidDel="00000000" w:rsidR="00000000" w:rsidRPr="00000000">
        <w:rPr>
          <w:sz w:val="32"/>
          <w:szCs w:val="32"/>
          <w:rtl w:val="0"/>
        </w:rPr>
        <w:t xml:space="preserve">Remember to check the transfer sheet for any policies state IL </w:t>
      </w:r>
    </w:p>
    <w:p w:rsidR="00000000" w:rsidDel="00000000" w:rsidP="00000000" w:rsidRDefault="00000000" w:rsidRPr="00000000" w14:paraId="0000014C">
      <w:pPr>
        <w:rPr>
          <w:sz w:val="32"/>
          <w:szCs w:val="32"/>
        </w:rPr>
      </w:pPr>
      <w:r w:rsidDel="00000000" w:rsidR="00000000" w:rsidRPr="00000000">
        <w:rPr>
          <w:rtl w:val="0"/>
        </w:rPr>
      </w:r>
    </w:p>
    <w:p w:rsidR="00000000" w:rsidDel="00000000" w:rsidP="00000000" w:rsidRDefault="00000000" w:rsidRPr="00000000" w14:paraId="0000014D">
      <w:pPr>
        <w:rPr>
          <w:sz w:val="32"/>
          <w:szCs w:val="32"/>
        </w:rPr>
      </w:pPr>
      <w:r w:rsidDel="00000000" w:rsidR="00000000" w:rsidRPr="00000000">
        <w:rPr>
          <w:sz w:val="32"/>
          <w:szCs w:val="32"/>
          <w:rtl w:val="0"/>
        </w:rPr>
        <w:t xml:space="preserve">For all carriers – Column Y and Z if % put premium amount and AC and AH commission amount</w:t>
      </w:r>
    </w:p>
    <w:p w:rsidR="00000000" w:rsidDel="00000000" w:rsidP="00000000" w:rsidRDefault="00000000" w:rsidRPr="00000000" w14:paraId="0000014E">
      <w:pPr>
        <w:rPr>
          <w:sz w:val="32"/>
          <w:szCs w:val="32"/>
        </w:rPr>
      </w:pPr>
      <w:r w:rsidDel="00000000" w:rsidR="00000000" w:rsidRPr="00000000">
        <w:rPr>
          <w:sz w:val="32"/>
          <w:szCs w:val="32"/>
          <w:rtl w:val="0"/>
        </w:rPr>
        <w:t xml:space="preserve">UHC Override – Agent ID 20411454</w:t>
      </w:r>
    </w:p>
    <w:p w:rsidR="00000000" w:rsidDel="00000000" w:rsidP="00000000" w:rsidRDefault="00000000" w:rsidRPr="00000000" w14:paraId="0000014F">
      <w:pPr>
        <w:rPr>
          <w:sz w:val="32"/>
          <w:szCs w:val="32"/>
        </w:rPr>
      </w:pPr>
      <w:r w:rsidDel="00000000" w:rsidR="00000000" w:rsidRPr="00000000">
        <w:rPr>
          <w:sz w:val="32"/>
          <w:szCs w:val="32"/>
          <w:rtl w:val="0"/>
        </w:rPr>
        <w:t xml:space="preserve">For Health/ACA/Overrides use RN – AE</w:t>
      </w:r>
    </w:p>
    <w:p w:rsidR="00000000" w:rsidDel="00000000" w:rsidP="00000000" w:rsidRDefault="00000000" w:rsidRPr="00000000" w14:paraId="00000150">
      <w:pPr>
        <w:rPr>
          <w:sz w:val="32"/>
          <w:szCs w:val="32"/>
        </w:rPr>
      </w:pPr>
      <w:r w:rsidDel="00000000" w:rsidR="00000000" w:rsidRPr="00000000">
        <w:rPr>
          <w:sz w:val="32"/>
          <w:szCs w:val="32"/>
          <w:rtl w:val="0"/>
        </w:rPr>
        <w:t xml:space="preserve">For Aetna statements – delete all from the last statement date</w:t>
      </w:r>
    </w:p>
    <w:p w:rsidR="00000000" w:rsidDel="00000000" w:rsidP="00000000" w:rsidRDefault="00000000" w:rsidRPr="00000000" w14:paraId="00000151">
      <w:pPr>
        <w:rPr>
          <w:sz w:val="32"/>
          <w:szCs w:val="32"/>
        </w:rPr>
      </w:pPr>
      <w:r w:rsidDel="00000000" w:rsidR="00000000" w:rsidRPr="00000000">
        <w:rPr>
          <w:sz w:val="32"/>
          <w:szCs w:val="32"/>
          <w:rtl w:val="0"/>
        </w:rPr>
        <w:t xml:space="preserve">Ritter – separate sheets by carrier</w:t>
      </w:r>
    </w:p>
    <w:p w:rsidR="00000000" w:rsidDel="00000000" w:rsidP="00000000" w:rsidRDefault="00000000" w:rsidRPr="00000000" w14:paraId="00000152">
      <w:pPr>
        <w:rPr>
          <w:sz w:val="32"/>
          <w:szCs w:val="32"/>
        </w:rPr>
      </w:pPr>
      <w:r w:rsidDel="00000000" w:rsidR="00000000" w:rsidRPr="00000000">
        <w:rPr>
          <w:sz w:val="32"/>
          <w:szCs w:val="32"/>
          <w:rtl w:val="0"/>
        </w:rPr>
        <w:t xml:space="preserve">HFG – Download from HFG, then check carrier site – don't separate by carrier</w:t>
      </w:r>
    </w:p>
    <w:p w:rsidR="00000000" w:rsidDel="00000000" w:rsidP="00000000" w:rsidRDefault="00000000" w:rsidRPr="00000000" w14:paraId="00000153">
      <w:pPr>
        <w:rPr>
          <w:sz w:val="32"/>
          <w:szCs w:val="32"/>
        </w:rPr>
      </w:pPr>
      <w:r w:rsidDel="00000000" w:rsidR="00000000" w:rsidRPr="00000000">
        <w:rPr>
          <w:sz w:val="32"/>
          <w:szCs w:val="32"/>
          <w:rtl w:val="0"/>
        </w:rPr>
        <w:t xml:space="preserve">Medica – statements emailed to us</w:t>
      </w:r>
    </w:p>
    <w:p w:rsidR="00000000" w:rsidDel="00000000" w:rsidP="00000000" w:rsidRDefault="00000000" w:rsidRPr="00000000" w14:paraId="00000154">
      <w:pPr>
        <w:rPr>
          <w:sz w:val="32"/>
          <w:szCs w:val="32"/>
        </w:rPr>
      </w:pPr>
      <w:r w:rsidDel="00000000" w:rsidR="00000000" w:rsidRPr="00000000">
        <w:rPr>
          <w:sz w:val="32"/>
          <w:szCs w:val="32"/>
          <w:rtl w:val="0"/>
        </w:rPr>
        <w:t xml:space="preserve">Ascension – statements added on google sheets</w:t>
      </w:r>
    </w:p>
    <w:p w:rsidR="00000000" w:rsidDel="00000000" w:rsidP="00000000" w:rsidRDefault="00000000" w:rsidRPr="00000000" w14:paraId="00000155">
      <w:pPr>
        <w:rPr>
          <w:sz w:val="32"/>
          <w:szCs w:val="32"/>
        </w:rPr>
      </w:pPr>
      <w:r w:rsidDel="00000000" w:rsidR="00000000" w:rsidRPr="00000000">
        <w:rPr>
          <w:sz w:val="32"/>
          <w:szCs w:val="32"/>
          <w:rtl w:val="0"/>
        </w:rPr>
        <w:t xml:space="preserve">APL Sheet – Y and Z should always be the same</w:t>
      </w:r>
    </w:p>
    <w:p w:rsidR="00000000" w:rsidDel="00000000" w:rsidP="00000000" w:rsidRDefault="00000000" w:rsidRPr="00000000" w14:paraId="00000156">
      <w:pPr>
        <w:rPr>
          <w:sz w:val="32"/>
          <w:szCs w:val="32"/>
        </w:rPr>
      </w:pPr>
      <w:r w:rsidDel="00000000" w:rsidR="00000000" w:rsidRPr="00000000">
        <w:rPr>
          <w:sz w:val="32"/>
          <w:szCs w:val="32"/>
          <w:rtl w:val="0"/>
        </w:rPr>
        <w:t xml:space="preserve">Formula - [PMPM=0]</w:t>
      </w:r>
    </w:p>
    <w:p w:rsidR="00000000" w:rsidDel="00000000" w:rsidP="00000000" w:rsidRDefault="00000000" w:rsidRPr="00000000" w14:paraId="00000157">
      <w:pPr>
        <w:rPr>
          <w:rFonts w:ascii="Aptos" w:cs="Aptos" w:eastAsia="Aptos" w:hAnsi="Aptos"/>
          <w:sz w:val="32"/>
          <w:szCs w:val="32"/>
        </w:rPr>
      </w:pPr>
      <w:r w:rsidDel="00000000" w:rsidR="00000000" w:rsidRPr="00000000">
        <w:rPr>
          <w:rFonts w:ascii="Aptos" w:cs="Aptos" w:eastAsia="Aptos" w:hAnsi="Aptos"/>
          <w:sz w:val="32"/>
          <w:szCs w:val="32"/>
          <w:rtl w:val="0"/>
        </w:rPr>
        <w:t xml:space="preserve">Devoted Health - MAPD new policies use pay code AE2 and for renewals use RN pay code AE</w:t>
      </w:r>
    </w:p>
    <w:p w:rsidR="00000000" w:rsidDel="00000000" w:rsidP="00000000" w:rsidRDefault="00000000" w:rsidRPr="00000000" w14:paraId="00000158">
      <w:pPr>
        <w:rPr>
          <w:rFonts w:ascii="Aptos" w:cs="Aptos" w:eastAsia="Aptos" w:hAnsi="Aptos"/>
          <w:sz w:val="32"/>
          <w:szCs w:val="32"/>
        </w:rPr>
      </w:pPr>
      <w:r w:rsidDel="00000000" w:rsidR="00000000" w:rsidRPr="00000000">
        <w:rPr>
          <w:rFonts w:ascii="Aptos" w:cs="Aptos" w:eastAsia="Aptos" w:hAnsi="Aptos"/>
          <w:sz w:val="32"/>
          <w:szCs w:val="32"/>
          <w:rtl w:val="0"/>
        </w:rPr>
        <w:t xml:space="preserve">Devoted Health - add 1 in front for HRA bonus</w:t>
      </w:r>
    </w:p>
    <w:p w:rsidR="00000000" w:rsidDel="00000000" w:rsidP="00000000" w:rsidRDefault="00000000" w:rsidRPr="00000000" w14:paraId="00000159">
      <w:pPr>
        <w:rPr>
          <w:rFonts w:ascii="Aptos" w:cs="Aptos" w:eastAsia="Aptos" w:hAnsi="Aptos"/>
          <w:sz w:val="32"/>
          <w:szCs w:val="32"/>
        </w:rPr>
      </w:pPr>
      <w:r w:rsidDel="00000000" w:rsidR="00000000" w:rsidRPr="00000000">
        <w:rPr>
          <w:rFonts w:ascii="Aptos" w:cs="Aptos" w:eastAsia="Aptos" w:hAnsi="Aptos"/>
          <w:sz w:val="32"/>
          <w:szCs w:val="32"/>
          <w:rtl w:val="0"/>
        </w:rPr>
        <w:t xml:space="preserve">All overrides agent is MLB only for ACA.</w:t>
      </w:r>
    </w:p>
    <w:p w:rsidR="00000000" w:rsidDel="00000000" w:rsidP="00000000" w:rsidRDefault="00000000" w:rsidRPr="00000000" w14:paraId="0000015A">
      <w:pPr>
        <w:rPr>
          <w:rFonts w:ascii="Aptos" w:cs="Aptos" w:eastAsia="Aptos" w:hAnsi="Aptos"/>
          <w:sz w:val="32"/>
          <w:szCs w:val="32"/>
        </w:rPr>
      </w:pPr>
      <w:r w:rsidDel="00000000" w:rsidR="00000000" w:rsidRPr="00000000">
        <w:rPr>
          <w:rFonts w:ascii="Aptos" w:cs="Aptos" w:eastAsia="Aptos" w:hAnsi="Aptos"/>
          <w:sz w:val="32"/>
          <w:szCs w:val="32"/>
          <w:rtl w:val="0"/>
        </w:rPr>
        <w:t xml:space="preserve">Cigna from Box – for eff date policy period on the statement and for paid to date just add a month of the eff date</w:t>
      </w:r>
    </w:p>
    <w:p w:rsidR="00000000" w:rsidDel="00000000" w:rsidP="00000000" w:rsidRDefault="00000000" w:rsidRPr="00000000" w14:paraId="0000015B">
      <w:pPr>
        <w:rPr>
          <w:rFonts w:ascii="Aptos" w:cs="Aptos" w:eastAsia="Aptos" w:hAnsi="Aptos"/>
          <w:sz w:val="32"/>
          <w:szCs w:val="32"/>
        </w:rPr>
      </w:pPr>
      <w:r w:rsidDel="00000000" w:rsidR="00000000" w:rsidRPr="00000000">
        <w:rPr>
          <w:rFonts w:ascii="Aptos" w:cs="Aptos" w:eastAsia="Aptos" w:hAnsi="Aptos"/>
          <w:sz w:val="32"/>
          <w:szCs w:val="32"/>
          <w:rtl w:val="0"/>
        </w:rPr>
        <w:t xml:space="preserve">Aetna Paid to Date check on the statement</w:t>
      </w:r>
    </w:p>
    <w:p w:rsidR="00000000" w:rsidDel="00000000" w:rsidP="00000000" w:rsidRDefault="00000000" w:rsidRPr="00000000" w14:paraId="0000015C">
      <w:pPr>
        <w:rPr>
          <w:rFonts w:ascii="Aptos" w:cs="Aptos" w:eastAsia="Aptos" w:hAnsi="Aptos"/>
          <w:sz w:val="32"/>
          <w:szCs w:val="32"/>
        </w:rPr>
      </w:pPr>
      <w:r w:rsidDel="00000000" w:rsidR="00000000" w:rsidRPr="00000000">
        <w:rPr>
          <w:rFonts w:ascii="Aptos" w:cs="Aptos" w:eastAsia="Aptos" w:hAnsi="Aptos"/>
          <w:sz w:val="32"/>
          <w:szCs w:val="32"/>
          <w:rtl w:val="0"/>
        </w:rPr>
        <w:t xml:space="preserve">Carefirst Book of Business - https://docs.google.com/spreadsheets/d/1T1FMhAmHfW2fqve-IExi3X7yPmux0yBD0YvqORH44ns/edit?gid=29523230#gid=29523230</w:t>
      </w:r>
    </w:p>
    <w:p w:rsidR="00000000" w:rsidDel="00000000" w:rsidP="00000000" w:rsidRDefault="00000000" w:rsidRPr="00000000" w14:paraId="0000015D">
      <w:pPr>
        <w:rPr>
          <w:sz w:val="32"/>
          <w:szCs w:val="32"/>
        </w:rPr>
      </w:pPr>
      <w:r w:rsidDel="00000000" w:rsidR="00000000" w:rsidRPr="00000000">
        <w:rPr>
          <w:rtl w:val="0"/>
        </w:rPr>
      </w:r>
    </w:p>
    <w:tbl>
      <w:tblPr>
        <w:tblStyle w:val="Table1"/>
        <w:tblW w:w="1910.0" w:type="dxa"/>
        <w:jc w:val="left"/>
        <w:tblLayout w:type="fixed"/>
        <w:tblLook w:val="0600"/>
      </w:tblPr>
      <w:tblGrid>
        <w:gridCol w:w="1910"/>
        <w:tblGridChange w:id="0">
          <w:tblGrid>
            <w:gridCol w:w="1910"/>
          </w:tblGrid>
        </w:tblGridChange>
      </w:tblGrid>
      <w:tr>
        <w:trPr>
          <w:cantSplit w:val="0"/>
          <w:trHeight w:val="285" w:hRule="atLeast"/>
          <w:tblHeader w:val="0"/>
        </w:trPr>
        <w:tc>
          <w:tcPr>
            <w:tcBorders>
              <w:top w:color="000000" w:space="0" w:sz="0" w:val="nil"/>
              <w:left w:color="000000" w:space="0" w:sz="0" w:val="nil"/>
              <w:bottom w:color="000000" w:space="0" w:sz="0" w:val="nil"/>
              <w:right w:color="000000" w:space="0" w:sz="0" w:val="nil"/>
            </w:tcBorders>
            <w:tcMar>
              <w:top w:w="15.0" w:type="dxa"/>
              <w:left w:w="15.0" w:type="dxa"/>
              <w:right w:w="15.0" w:type="dxa"/>
            </w:tcMar>
            <w:vAlign w:val="bottom"/>
          </w:tcPr>
          <w:p w:rsidR="00000000" w:rsidDel="00000000" w:rsidP="00000000" w:rsidRDefault="00000000" w:rsidRPr="00000000" w14:paraId="0000015E">
            <w:pPr>
              <w:spacing w:after="0" w:lineRule="auto"/>
              <w:rPr>
                <w:rFonts w:ascii="Calibri" w:cs="Calibri" w:eastAsia="Calibri" w:hAnsi="Calibri"/>
                <w:color w:val="000000"/>
                <w:sz w:val="22"/>
                <w:szCs w:val="22"/>
              </w:rPr>
            </w:pPr>
            <w:r w:rsidDel="00000000" w:rsidR="00000000" w:rsidRPr="00000000">
              <w:rPr>
                <w:rtl w:val="0"/>
              </w:rPr>
            </w:r>
          </w:p>
        </w:tc>
      </w:tr>
    </w:tbl>
    <w:p w:rsidR="00000000" w:rsidDel="00000000" w:rsidP="00000000" w:rsidRDefault="00000000" w:rsidRPr="00000000" w14:paraId="0000015F">
      <w:pPr>
        <w:rPr>
          <w:sz w:val="32"/>
          <w:szCs w:val="32"/>
        </w:rPr>
      </w:pPr>
      <w:r w:rsidDel="00000000" w:rsidR="00000000" w:rsidRPr="00000000">
        <w:rPr>
          <w:rtl w:val="0"/>
        </w:rPr>
      </w:r>
    </w:p>
    <w:p w:rsidR="00000000" w:rsidDel="00000000" w:rsidP="00000000" w:rsidRDefault="00000000" w:rsidRPr="00000000" w14:paraId="00000160">
      <w:pPr>
        <w:rPr>
          <w:sz w:val="32"/>
          <w:szCs w:val="32"/>
        </w:rPr>
      </w:pPr>
      <w:r w:rsidDel="00000000" w:rsidR="00000000" w:rsidRPr="00000000">
        <w:rPr>
          <w:rtl w:val="0"/>
        </w:rPr>
      </w:r>
    </w:p>
    <w:p w:rsidR="00000000" w:rsidDel="00000000" w:rsidP="00000000" w:rsidRDefault="00000000" w:rsidRPr="00000000" w14:paraId="00000161">
      <w:pPr>
        <w:rPr>
          <w:sz w:val="32"/>
          <w:szCs w:val="32"/>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US"/>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qFormat w:val="1"/>
    <w:rsid w:val="006A3C25"/>
  </w:style>
  <w:style w:type="paragraph" w:styleId="Heading1">
    <w:name w:val="heading 1"/>
    <w:basedOn w:val="Normal"/>
    <w:next w:val="Normal"/>
    <w:link w:val="Heading1Char"/>
    <w:uiPriority w:val="9"/>
    <w:qFormat w:val="1"/>
    <w:rsid w:val="009C3E5F"/>
    <w:pPr>
      <w:keepNext w:val="1"/>
      <w:keepLines w:val="1"/>
      <w:spacing w:after="80" w:before="360"/>
      <w:outlineLvl w:val="0"/>
    </w:pPr>
    <w:rPr>
      <w:rFonts w:asciiTheme="majorHAnsi" w:cstheme="majorBidi" w:eastAsiaTheme="majorEastAsia" w:hAnsiTheme="majorHAnsi"/>
      <w:color w:val="0f4761" w:themeColor="accent1" w:themeShade="0000BF"/>
      <w:sz w:val="40"/>
      <w:szCs w:val="40"/>
    </w:rPr>
  </w:style>
  <w:style w:type="paragraph" w:styleId="Heading2">
    <w:name w:val="heading 2"/>
    <w:basedOn w:val="Normal"/>
    <w:next w:val="Normal"/>
    <w:link w:val="Heading2Char"/>
    <w:uiPriority w:val="9"/>
    <w:semiHidden w:val="1"/>
    <w:unhideWhenUsed w:val="1"/>
    <w:qFormat w:val="1"/>
    <w:rsid w:val="009C3E5F"/>
    <w:pPr>
      <w:keepNext w:val="1"/>
      <w:keepLines w:val="1"/>
      <w:spacing w:after="80" w:before="160"/>
      <w:outlineLvl w:val="1"/>
    </w:pPr>
    <w:rPr>
      <w:rFonts w:asciiTheme="majorHAnsi" w:cstheme="majorBidi" w:eastAsiaTheme="majorEastAsia" w:hAnsiTheme="majorHAnsi"/>
      <w:color w:val="0f4761" w:themeColor="accent1" w:themeShade="0000BF"/>
      <w:sz w:val="32"/>
      <w:szCs w:val="32"/>
    </w:rPr>
  </w:style>
  <w:style w:type="paragraph" w:styleId="Heading3">
    <w:name w:val="heading 3"/>
    <w:basedOn w:val="Normal"/>
    <w:next w:val="Normal"/>
    <w:link w:val="Heading3Char"/>
    <w:uiPriority w:val="9"/>
    <w:semiHidden w:val="1"/>
    <w:unhideWhenUsed w:val="1"/>
    <w:qFormat w:val="1"/>
    <w:rsid w:val="009C3E5F"/>
    <w:pPr>
      <w:keepNext w:val="1"/>
      <w:keepLines w:val="1"/>
      <w:spacing w:after="80" w:before="160"/>
      <w:outlineLvl w:val="2"/>
    </w:pPr>
    <w:rPr>
      <w:rFonts w:cstheme="majorBidi" w:eastAsiaTheme="majorEastAsia"/>
      <w:color w:val="0f4761" w:themeColor="accent1" w:themeShade="0000BF"/>
      <w:sz w:val="28"/>
      <w:szCs w:val="28"/>
    </w:rPr>
  </w:style>
  <w:style w:type="paragraph" w:styleId="Heading4">
    <w:name w:val="heading 4"/>
    <w:basedOn w:val="Normal"/>
    <w:next w:val="Normal"/>
    <w:link w:val="Heading4Char"/>
    <w:uiPriority w:val="9"/>
    <w:semiHidden w:val="1"/>
    <w:unhideWhenUsed w:val="1"/>
    <w:qFormat w:val="1"/>
    <w:rsid w:val="009C3E5F"/>
    <w:pPr>
      <w:keepNext w:val="1"/>
      <w:keepLines w:val="1"/>
      <w:spacing w:after="40" w:before="80"/>
      <w:outlineLvl w:val="3"/>
    </w:pPr>
    <w:rPr>
      <w:rFonts w:cstheme="majorBidi" w:eastAsiaTheme="majorEastAsia"/>
      <w:i w:val="1"/>
      <w:iCs w:val="1"/>
      <w:color w:val="0f4761" w:themeColor="accent1" w:themeShade="0000BF"/>
    </w:rPr>
  </w:style>
  <w:style w:type="paragraph" w:styleId="Heading5">
    <w:name w:val="heading 5"/>
    <w:basedOn w:val="Normal"/>
    <w:next w:val="Normal"/>
    <w:link w:val="Heading5Char"/>
    <w:uiPriority w:val="9"/>
    <w:semiHidden w:val="1"/>
    <w:unhideWhenUsed w:val="1"/>
    <w:qFormat w:val="1"/>
    <w:rsid w:val="009C3E5F"/>
    <w:pPr>
      <w:keepNext w:val="1"/>
      <w:keepLines w:val="1"/>
      <w:spacing w:after="40" w:before="80"/>
      <w:outlineLvl w:val="4"/>
    </w:pPr>
    <w:rPr>
      <w:rFonts w:cstheme="majorBidi" w:eastAsiaTheme="majorEastAsia"/>
      <w:color w:val="0f4761" w:themeColor="accent1" w:themeShade="0000BF"/>
    </w:rPr>
  </w:style>
  <w:style w:type="paragraph" w:styleId="Heading6">
    <w:name w:val="heading 6"/>
    <w:basedOn w:val="Normal"/>
    <w:next w:val="Normal"/>
    <w:link w:val="Heading6Char"/>
    <w:uiPriority w:val="9"/>
    <w:semiHidden w:val="1"/>
    <w:unhideWhenUsed w:val="1"/>
    <w:qFormat w:val="1"/>
    <w:rsid w:val="009C3E5F"/>
    <w:pPr>
      <w:keepNext w:val="1"/>
      <w:keepLines w:val="1"/>
      <w:spacing w:after="0"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9C3E5F"/>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9C3E5F"/>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9C3E5F"/>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9C3E5F"/>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9C3E5F"/>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9C3E5F"/>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9C3E5F"/>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9C3E5F"/>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9C3E5F"/>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9C3E5F"/>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9C3E5F"/>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9C3E5F"/>
    <w:rPr>
      <w:rFonts w:cstheme="majorBidi" w:eastAsiaTheme="majorEastAsia"/>
      <w:color w:val="272727" w:themeColor="text1" w:themeTint="0000D8"/>
    </w:rPr>
  </w:style>
  <w:style w:type="paragraph" w:styleId="Title">
    <w:name w:val="Title"/>
    <w:basedOn w:val="Normal"/>
    <w:next w:val="Normal"/>
    <w:link w:val="TitleChar"/>
    <w:uiPriority w:val="10"/>
    <w:qFormat w:val="1"/>
    <w:rsid w:val="009C3E5F"/>
    <w:pPr>
      <w:spacing w:after="8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9C3E5F"/>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9C3E5F"/>
    <w:pPr>
      <w:numPr>
        <w:ilvl w:val="1"/>
      </w:numPr>
    </w:pPr>
    <w:rPr>
      <w:rFonts w:cstheme="majorBidi" w:eastAsiaTheme="majorEastAsia"/>
      <w:color w:val="595959" w:themeColor="text1" w:themeTint="0000A6"/>
      <w:spacing w:val="15"/>
      <w:sz w:val="28"/>
      <w:szCs w:val="28"/>
    </w:rPr>
  </w:style>
  <w:style w:type="character" w:styleId="SubtitleChar" w:customStyle="1">
    <w:name w:val="Subtitle Char"/>
    <w:basedOn w:val="DefaultParagraphFont"/>
    <w:link w:val="Subtitle"/>
    <w:uiPriority w:val="11"/>
    <w:rsid w:val="009C3E5F"/>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9C3E5F"/>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9C3E5F"/>
    <w:rPr>
      <w:i w:val="1"/>
      <w:iCs w:val="1"/>
      <w:color w:val="404040" w:themeColor="text1" w:themeTint="0000BF"/>
    </w:rPr>
  </w:style>
  <w:style w:type="paragraph" w:styleId="ListParagraph">
    <w:name w:val="List Paragraph"/>
    <w:basedOn w:val="Normal"/>
    <w:uiPriority w:val="34"/>
    <w:qFormat w:val="1"/>
    <w:rsid w:val="009C3E5F"/>
    <w:pPr>
      <w:ind w:left="720"/>
      <w:contextualSpacing w:val="1"/>
    </w:pPr>
  </w:style>
  <w:style w:type="character" w:styleId="IntenseEmphasis">
    <w:name w:val="Intense Emphasis"/>
    <w:basedOn w:val="DefaultParagraphFont"/>
    <w:uiPriority w:val="21"/>
    <w:qFormat w:val="1"/>
    <w:rsid w:val="009C3E5F"/>
    <w:rPr>
      <w:i w:val="1"/>
      <w:iCs w:val="1"/>
      <w:color w:val="0f4761" w:themeColor="accent1" w:themeShade="0000BF"/>
    </w:rPr>
  </w:style>
  <w:style w:type="paragraph" w:styleId="IntenseQuote">
    <w:name w:val="Intense Quote"/>
    <w:basedOn w:val="Normal"/>
    <w:next w:val="Normal"/>
    <w:link w:val="IntenseQuoteChar"/>
    <w:uiPriority w:val="30"/>
    <w:qFormat w:val="1"/>
    <w:rsid w:val="009C3E5F"/>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9C3E5F"/>
    <w:rPr>
      <w:i w:val="1"/>
      <w:iCs w:val="1"/>
      <w:color w:val="0f4761" w:themeColor="accent1" w:themeShade="0000BF"/>
    </w:rPr>
  </w:style>
  <w:style w:type="character" w:styleId="IntenseReference">
    <w:name w:val="Intense Reference"/>
    <w:basedOn w:val="DefaultParagraphFont"/>
    <w:uiPriority w:val="32"/>
    <w:qFormat w:val="1"/>
    <w:rsid w:val="009C3E5F"/>
    <w:rPr>
      <w:b w:val="1"/>
      <w:bCs w:val="1"/>
      <w:smallCaps w:val="1"/>
      <w:color w:val="0f4761" w:themeColor="accent1" w:themeShade="0000BF"/>
      <w:spacing w:val="5"/>
    </w:rPr>
  </w:style>
  <w:style w:type="character" w:styleId="Hyperlink">
    <w:name w:val="Hyperlink"/>
    <w:basedOn w:val="DefaultParagraphFont"/>
    <w:uiPriority w:val="99"/>
    <w:unhideWhenUsed w:val="1"/>
    <w:rsid w:val="00961126"/>
    <w:rPr>
      <w:color w:val="467886" w:themeColor="hyperlink"/>
      <w:u w:val="single"/>
    </w:rPr>
  </w:style>
  <w:style w:type="character" w:styleId="UnresolvedMention">
    <w:name w:val="Unresolved Mention"/>
    <w:basedOn w:val="DefaultParagraphFont"/>
    <w:uiPriority w:val="99"/>
    <w:semiHidden w:val="1"/>
    <w:unhideWhenUsed w:val="1"/>
    <w:rsid w:val="00961126"/>
    <w:rPr>
      <w:color w:val="605e5c"/>
      <w:shd w:color="auto" w:fill="e1dfdd" w:val="clear"/>
    </w:rPr>
  </w:style>
  <w:style w:type="paragraph" w:styleId="Header">
    <w:name w:val="header"/>
    <w:basedOn w:val="Normal"/>
    <w:link w:val="HeaderChar"/>
    <w:uiPriority w:val="99"/>
    <w:unhideWhenUsed w:val="1"/>
    <w:rsid w:val="00DC0B2C"/>
    <w:pPr>
      <w:tabs>
        <w:tab w:val="center" w:pos="4680"/>
        <w:tab w:val="right" w:pos="9360"/>
      </w:tabs>
      <w:spacing w:after="0" w:line="240" w:lineRule="auto"/>
    </w:pPr>
  </w:style>
  <w:style w:type="character" w:styleId="HeaderChar" w:customStyle="1">
    <w:name w:val="Header Char"/>
    <w:basedOn w:val="DefaultParagraphFont"/>
    <w:link w:val="Header"/>
    <w:uiPriority w:val="99"/>
    <w:rsid w:val="00DC0B2C"/>
  </w:style>
  <w:style w:type="paragraph" w:styleId="Footer">
    <w:name w:val="footer"/>
    <w:basedOn w:val="Normal"/>
    <w:link w:val="FooterChar"/>
    <w:uiPriority w:val="99"/>
    <w:unhideWhenUsed w:val="1"/>
    <w:rsid w:val="00DC0B2C"/>
    <w:pPr>
      <w:tabs>
        <w:tab w:val="center" w:pos="4680"/>
        <w:tab w:val="right" w:pos="9360"/>
      </w:tabs>
      <w:spacing w:after="0" w:line="240" w:lineRule="auto"/>
    </w:pPr>
  </w:style>
  <w:style w:type="character" w:styleId="FooterChar" w:customStyle="1">
    <w:name w:val="Footer Char"/>
    <w:basedOn w:val="DefaultParagraphFont"/>
    <w:link w:val="Footer"/>
    <w:uiPriority w:val="99"/>
    <w:rsid w:val="00DC0B2C"/>
  </w:style>
  <w:style w:type="table" w:styleId="TableGrid">
    <w:name w:val="Table Grid"/>
    <w:basedOn w:val="TableNormal"/>
    <w:uiPriority w:val="59"/>
    <w:rsid w:val="00FB4123"/>
    <w:pPr>
      <w:spacing w:after="0"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mailto:agent-support@devoted.com" TargetMode="External"/><Relationship Id="rId10" Type="http://schemas.openxmlformats.org/officeDocument/2006/relationships/hyperlink" Target="https://docs.google.com/spreadsheets/d/1Yk4UDBSXnWMtSHqZ80hbYv9szCd-zSNJ/edit?usp=drive_link&amp;ouid=100678524831077906539&amp;rtpof=true&amp;sd=true" TargetMode="External"/><Relationship Id="rId13" Type="http://schemas.openxmlformats.org/officeDocument/2006/relationships/hyperlink" Target="mailto:cbcmspi@capbluecross.com" TargetMode="External"/><Relationship Id="rId12" Type="http://schemas.openxmlformats.org/officeDocument/2006/relationships/hyperlink" Target="mailto:producer_service_center@bcbsok.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CARL@cigna.com"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cs.google.com/spreadsheets/d/1NRgOl4Km93vSI32bWfhwakiiMH_yIQrlFbsas-69aII/edit?gid=1966029675#gid=1966029675" TargetMode="External"/><Relationship Id="rId8" Type="http://schemas.openxmlformats.org/officeDocument/2006/relationships/hyperlink" Target="https://docs.google.com/spreadsheets/d/1vx9dCdL8pSC2tWipKzILAQ2yVX33dOhQ/edit?usp=sharing&amp;ouid=100678524831077906539&amp;rtpof=true&amp;sd=tru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8z5q+/tWHsEgesfyE5rjY+Ko7XA==">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2025-04-11T17:19:00Z</dcterms:created>
  <dc:creator>Janki Patel</dc:creator>
</cp:coreProperties>
</file>