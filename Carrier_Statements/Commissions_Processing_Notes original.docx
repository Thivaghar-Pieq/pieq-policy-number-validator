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Notes.</w:t>
      </w:r>
    </w:p>
    <w:p w:rsidR="00000000" w:rsidDel="00000000" w:rsidP="00000000" w:rsidRDefault="00000000" w:rsidRPr="00000000" w14:paraId="00000002">
      <w:pPr>
        <w:rPr>
          <w:sz w:val="32"/>
          <w:szCs w:val="32"/>
        </w:rPr>
      </w:pPr>
      <w:r w:rsidDel="00000000" w:rsidR="00000000" w:rsidRPr="00000000">
        <w:rPr>
          <w:sz w:val="32"/>
          <w:szCs w:val="32"/>
          <w:rtl w:val="0"/>
        </w:rPr>
        <w:t xml:space="preserve">-Before uploading check if there are any LVL1 or street agents.</w:t>
      </w:r>
    </w:p>
    <w:p w:rsidR="00000000" w:rsidDel="00000000" w:rsidP="00000000" w:rsidRDefault="00000000" w:rsidRPr="00000000" w14:paraId="00000003">
      <w:pPr>
        <w:rPr>
          <w:sz w:val="32"/>
          <w:szCs w:val="32"/>
        </w:rPr>
      </w:pPr>
      <w:r w:rsidDel="00000000" w:rsidR="00000000" w:rsidRPr="00000000">
        <w:rPr>
          <w:sz w:val="32"/>
          <w:szCs w:val="32"/>
          <w:rtl w:val="0"/>
        </w:rPr>
        <w:t xml:space="preserve">-Make sure all LVL1 agents get LVL1 SL amount</w:t>
      </w:r>
    </w:p>
    <w:p w:rsidR="00000000" w:rsidDel="00000000" w:rsidP="00000000" w:rsidRDefault="00000000" w:rsidRPr="00000000" w14:paraId="00000004">
      <w:pPr>
        <w:rPr>
          <w:sz w:val="32"/>
          <w:szCs w:val="32"/>
        </w:rPr>
      </w:pPr>
      <w:r w:rsidDel="00000000" w:rsidR="00000000" w:rsidRPr="00000000">
        <w:rPr>
          <w:sz w:val="32"/>
          <w:szCs w:val="32"/>
          <w:rtl w:val="0"/>
        </w:rPr>
        <w:t xml:space="preserve">-make sure for </w:t>
      </w:r>
      <w:r w:rsidDel="00000000" w:rsidR="00000000" w:rsidRPr="00000000">
        <w:rPr>
          <w:sz w:val="32"/>
          <w:szCs w:val="32"/>
          <w:highlight w:val="yellow"/>
          <w:rtl w:val="0"/>
        </w:rPr>
        <w:t xml:space="preserve">Thomas Pardue</w:t>
      </w:r>
      <w:r w:rsidDel="00000000" w:rsidR="00000000" w:rsidRPr="00000000">
        <w:rPr>
          <w:sz w:val="32"/>
          <w:szCs w:val="32"/>
          <w:rtl w:val="0"/>
        </w:rPr>
        <w:t xml:space="preserve">, any effective dates before 7/1/24 gets street and after 7/1/24 gets LVL4. For all ACA carriers. 371819Street.</w:t>
      </w:r>
    </w:p>
    <w:p w:rsidR="00000000" w:rsidDel="00000000" w:rsidP="00000000" w:rsidRDefault="00000000" w:rsidRPr="00000000" w14:paraId="00000005">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William Schaeffer</w:t>
      </w:r>
      <w:r w:rsidDel="00000000" w:rsidR="00000000" w:rsidRPr="00000000">
        <w:rPr>
          <w:sz w:val="32"/>
          <w:szCs w:val="32"/>
          <w:rtl w:val="0"/>
        </w:rPr>
        <w:t xml:space="preserve"> we will pay ovr $3 from highmark U65 to him for policies effective dates 5-1-25 and any policies before effective 5-1-25 we will pay him street level..</w:t>
      </w:r>
    </w:p>
    <w:p w:rsidR="00000000" w:rsidDel="00000000" w:rsidP="00000000" w:rsidRDefault="00000000" w:rsidRPr="00000000" w14:paraId="00000006">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Michael Dunavant</w:t>
      </w:r>
      <w:r w:rsidDel="00000000" w:rsidR="00000000" w:rsidRPr="00000000">
        <w:rPr>
          <w:sz w:val="32"/>
          <w:szCs w:val="32"/>
          <w:rtl w:val="0"/>
        </w:rPr>
        <w:t xml:space="preserve"> use his subagent 5 appointment for all carriers. </w:t>
      </w:r>
    </w:p>
    <w:p w:rsidR="00000000" w:rsidDel="00000000" w:rsidP="00000000" w:rsidRDefault="00000000" w:rsidRPr="00000000" w14:paraId="00000007">
      <w:pPr>
        <w:rPr>
          <w:sz w:val="32"/>
          <w:szCs w:val="32"/>
        </w:rPr>
      </w:pPr>
      <w:r w:rsidDel="00000000" w:rsidR="00000000" w:rsidRPr="00000000">
        <w:rPr>
          <w:sz w:val="32"/>
          <w:szCs w:val="32"/>
          <w:rtl w:val="0"/>
        </w:rPr>
        <w:t xml:space="preserve">Starting from 9-8-25 </w:t>
      </w:r>
      <w:r w:rsidDel="00000000" w:rsidR="00000000" w:rsidRPr="00000000">
        <w:rPr>
          <w:sz w:val="32"/>
          <w:szCs w:val="32"/>
          <w:highlight w:val="cyan"/>
          <w:rtl w:val="0"/>
        </w:rPr>
        <w:t xml:space="preserve">Steven </w:t>
      </w:r>
      <w:r w:rsidDel="00000000" w:rsidR="00000000" w:rsidRPr="00000000">
        <w:rPr>
          <w:b w:val="1"/>
          <w:bCs w:val="1"/>
          <w:sz w:val="32"/>
          <w:szCs w:val="32"/>
          <w:highlight w:val="cyan"/>
          <w:rtl w:val="0"/>
        </w:rPr>
        <w:t xml:space="preserve">Brandt</w:t>
      </w:r>
      <w:r w:rsidDel="00000000" w:rsidR="00000000" w:rsidRPr="00000000">
        <w:rPr>
          <w:b w:val="1"/>
          <w:bCs w:val="1"/>
          <w:sz w:val="32"/>
          <w:szCs w:val="32"/>
          <w:rtl w:val="0"/>
        </w:rPr>
        <w:t xml:space="preserve"> </w:t>
      </w:r>
      <w:r w:rsidDel="00000000" w:rsidR="00000000" w:rsidRPr="00000000">
        <w:rPr>
          <w:sz w:val="32"/>
          <w:szCs w:val="32"/>
          <w:rtl w:val="0"/>
        </w:rPr>
        <w:t xml:space="preserve">will not be getting advance commissions he will be AE so anything before these date that was advanced will be applied towards debit balance and new policies will be paid as AE</w:t>
      </w:r>
    </w:p>
    <w:p w:rsidR="00000000" w:rsidDel="00000000" w:rsidP="00000000" w:rsidRDefault="00000000" w:rsidRPr="00000000" w14:paraId="00000008">
      <w:pPr>
        <w:rPr>
          <w:sz w:val="32"/>
          <w:szCs w:val="32"/>
        </w:rPr>
      </w:pPr>
      <w:r w:rsidDel="00000000" w:rsidR="00000000" w:rsidRPr="00000000">
        <w:rPr>
          <w:sz w:val="32"/>
          <w:szCs w:val="32"/>
          <w:rtl w:val="0"/>
        </w:rPr>
        <w:t xml:space="preserve">Starting effective 12/01/2025 we will pay </w:t>
      </w:r>
      <w:r w:rsidDel="00000000" w:rsidR="00000000" w:rsidRPr="00000000">
        <w:rPr>
          <w:sz w:val="32"/>
          <w:szCs w:val="32"/>
          <w:highlight w:val="cyan"/>
          <w:rtl w:val="0"/>
        </w:rPr>
        <w:t xml:space="preserve">Collen Jerger</w:t>
      </w:r>
      <w:r w:rsidDel="00000000" w:rsidR="00000000" w:rsidRPr="00000000">
        <w:rPr>
          <w:sz w:val="32"/>
          <w:szCs w:val="32"/>
          <w:rtl w:val="0"/>
        </w:rPr>
        <w:t xml:space="preserve"> advances and anything older is AE.</w:t>
      </w:r>
    </w:p>
    <w:p w:rsidR="00000000" w:rsidDel="00000000" w:rsidP="00000000" w:rsidRDefault="00000000" w:rsidRPr="00000000" w14:paraId="00000009">
      <w:pPr>
        <w:rPr>
          <w:sz w:val="32"/>
          <w:szCs w:val="32"/>
        </w:rPr>
      </w:pPr>
      <w:r w:rsidDel="00000000" w:rsidR="00000000" w:rsidRPr="00000000">
        <w:rPr>
          <w:sz w:val="32"/>
          <w:szCs w:val="32"/>
          <w:highlight w:val="cyan"/>
          <w:rtl w:val="0"/>
        </w:rPr>
        <w:t xml:space="preserve">Jake Schulman</w:t>
      </w:r>
      <w:r w:rsidDel="00000000" w:rsidR="00000000" w:rsidRPr="00000000">
        <w:rPr>
          <w:sz w:val="32"/>
          <w:szCs w:val="32"/>
          <w:rtl w:val="0"/>
        </w:rPr>
        <w:t xml:space="preserve"> requested to stop advances anything effective 12-24-25 and after.</w:t>
      </w:r>
    </w:p>
    <w:p w:rsidR="00000000" w:rsidDel="00000000" w:rsidP="00000000" w:rsidRDefault="00000000" w:rsidRPr="00000000" w14:paraId="0000000A">
      <w:pPr>
        <w:rPr>
          <w:sz w:val="32"/>
          <w:szCs w:val="32"/>
        </w:rPr>
      </w:pPr>
      <w:r w:rsidDel="00000000" w:rsidR="00000000" w:rsidRPr="00000000">
        <w:rPr>
          <w:sz w:val="32"/>
          <w:szCs w:val="32"/>
          <w:rtl w:val="0"/>
        </w:rPr>
        <w:t xml:space="preserve">For </w:t>
      </w:r>
      <w:r w:rsidDel="00000000" w:rsidR="00000000" w:rsidRPr="00000000">
        <w:rPr>
          <w:sz w:val="32"/>
          <w:szCs w:val="32"/>
          <w:highlight w:val="cyan"/>
          <w:rtl w:val="0"/>
        </w:rPr>
        <w:t xml:space="preserve">Agents Lensie and TC rose</w:t>
      </w:r>
      <w:r w:rsidDel="00000000" w:rsidR="00000000" w:rsidRPr="00000000">
        <w:rPr>
          <w:sz w:val="32"/>
          <w:szCs w:val="32"/>
          <w:rtl w:val="0"/>
        </w:rPr>
        <w:t xml:space="preserve"> pay all towards debit balance until the balance is zero. We will not pay them advance until balance is zero.</w:t>
      </w:r>
    </w:p>
    <w:p w:rsidR="00000000" w:rsidDel="00000000" w:rsidP="00000000" w:rsidRDefault="00000000" w:rsidRPr="00000000" w14:paraId="0000000B">
      <w:pPr>
        <w:rPr>
          <w:sz w:val="32"/>
          <w:szCs w:val="32"/>
          <w:highlight w:val="yellow"/>
        </w:rPr>
      </w:pPr>
      <w:r w:rsidDel="00000000" w:rsidR="00000000" w:rsidRPr="00000000">
        <w:rPr>
          <w:sz w:val="32"/>
          <w:szCs w:val="32"/>
          <w:rtl w:val="0"/>
        </w:rPr>
        <w:t xml:space="preserve">Make sure </w:t>
      </w:r>
      <w:r w:rsidDel="00000000" w:rsidR="00000000" w:rsidRPr="00000000">
        <w:rPr>
          <w:sz w:val="32"/>
          <w:szCs w:val="32"/>
          <w:highlight w:val="cyan"/>
          <w:rtl w:val="0"/>
        </w:rPr>
        <w:t xml:space="preserve">Carol Foley </w:t>
      </w:r>
      <w:r w:rsidDel="00000000" w:rsidR="00000000" w:rsidRPr="00000000">
        <w:rPr>
          <w:sz w:val="32"/>
          <w:szCs w:val="32"/>
          <w:highlight w:val="yellow"/>
          <w:rtl w:val="0"/>
        </w:rPr>
        <w:t xml:space="preserve">us</w:t>
      </w:r>
      <w:r w:rsidDel="00000000" w:rsidR="00000000" w:rsidRPr="00000000">
        <w:rPr>
          <w:sz w:val="32"/>
          <w:szCs w:val="32"/>
          <w:rtl w:val="0"/>
        </w:rPr>
        <w:t xml:space="preserve">e 17425766old ID for any effective date older than 6/1/24. She became SL after 6/1/24</w:t>
      </w: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For </w:t>
      </w:r>
      <w:r w:rsidDel="00000000" w:rsidR="00000000" w:rsidRPr="00000000">
        <w:rPr>
          <w:sz w:val="32"/>
          <w:szCs w:val="32"/>
          <w:highlight w:val="cyan"/>
          <w:rtl w:val="0"/>
        </w:rPr>
        <w:t xml:space="preserve">Jared Kinyua</w:t>
      </w:r>
      <w:r w:rsidDel="00000000" w:rsidR="00000000" w:rsidRPr="00000000">
        <w:rPr>
          <w:sz w:val="32"/>
          <w:szCs w:val="32"/>
          <w:rtl w:val="0"/>
        </w:rPr>
        <w:t xml:space="preserve"> starting effective date10-6-25 and after we will pay advances. </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sz w:val="32"/>
          <w:szCs w:val="32"/>
          <w:rtl w:val="0"/>
        </w:rPr>
        <w:t xml:space="preserve">Make sure to check anywhere we see Arnie Aloff, go to transfer sheet to check who should it go to? Link : </w:t>
      </w:r>
      <w:hyperlink r:id="rId7">
        <w:r w:rsidDel="00000000" w:rsidR="00000000" w:rsidRPr="00000000">
          <w:rPr>
            <w:color w:val="467886"/>
            <w:sz w:val="32"/>
            <w:szCs w:val="32"/>
            <w:u w:val="single"/>
            <w:rtl w:val="0"/>
          </w:rPr>
          <w:t xml:space="preserve">https://docs.google.com/spreadsheets/d/1NRgOl4Km93vSI32bWfhwakiiMH_yIQrlFbsas-69aII/edit?gid=1966029675#gid=1966029675</w:t>
        </w:r>
      </w:hyperlink>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Use 18828278SUB2 for </w:t>
      </w:r>
      <w:r w:rsidDel="00000000" w:rsidR="00000000" w:rsidRPr="00000000">
        <w:rPr>
          <w:sz w:val="32"/>
          <w:szCs w:val="32"/>
          <w:highlight w:val="cyan"/>
          <w:rtl w:val="0"/>
        </w:rPr>
        <w:t xml:space="preserve">Michael Dunavat</w:t>
      </w:r>
      <w:r w:rsidDel="00000000" w:rsidR="00000000" w:rsidRPr="00000000">
        <w:rPr>
          <w:sz w:val="32"/>
          <w:szCs w:val="32"/>
          <w:rtl w:val="0"/>
        </w:rPr>
        <w:t xml:space="preserve"> for all ACA and MAPD carriers. And use 18828278 ID for others (ex: ALL State)</w:t>
      </w:r>
    </w:p>
    <w:p w:rsidR="00000000" w:rsidDel="00000000" w:rsidP="00000000" w:rsidRDefault="00000000" w:rsidRPr="00000000" w14:paraId="00000010">
      <w:pPr>
        <w:rPr>
          <w:sz w:val="32"/>
          <w:szCs w:val="32"/>
        </w:rPr>
      </w:pPr>
      <w:r w:rsidDel="00000000" w:rsidR="00000000" w:rsidRPr="00000000">
        <w:rPr>
          <w:sz w:val="32"/>
          <w:szCs w:val="32"/>
          <w:rtl w:val="0"/>
        </w:rPr>
        <w:t xml:space="preserve">For </w:t>
      </w:r>
      <w:r w:rsidDel="00000000" w:rsidR="00000000" w:rsidRPr="00000000">
        <w:rPr>
          <w:sz w:val="32"/>
          <w:szCs w:val="32"/>
          <w:highlight w:val="cyan"/>
          <w:rtl w:val="0"/>
        </w:rPr>
        <w:t xml:space="preserve">John Roken</w:t>
      </w:r>
      <w:r w:rsidDel="00000000" w:rsidR="00000000" w:rsidRPr="00000000">
        <w:rPr>
          <w:sz w:val="32"/>
          <w:szCs w:val="32"/>
          <w:rtl w:val="0"/>
        </w:rPr>
        <w:t xml:space="preserve"> any effective dates before 6-1-24 Jason is SL and after is Carol foley SL</w:t>
      </w:r>
    </w:p>
    <w:p w:rsidR="00000000" w:rsidDel="00000000" w:rsidP="00000000" w:rsidRDefault="00000000" w:rsidRPr="00000000" w14:paraId="00000011">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Deborah Inskpit</w:t>
      </w:r>
      <w:r w:rsidDel="00000000" w:rsidR="00000000" w:rsidRPr="00000000">
        <w:rPr>
          <w:rFonts w:ascii="Aptos" w:cs="Aptos" w:eastAsia="Aptos" w:hAnsi="Aptos"/>
          <w:sz w:val="32"/>
          <w:szCs w:val="32"/>
          <w:rtl w:val="0"/>
        </w:rPr>
        <w:t xml:space="preserve"> 17528908N is Sales Leader now, any carriers effective dates 1-2-25 and later she will be there SL.</w:t>
      </w:r>
    </w:p>
    <w:p w:rsidR="00000000" w:rsidDel="00000000" w:rsidP="00000000" w:rsidRDefault="00000000" w:rsidRPr="00000000" w14:paraId="00000012">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Brian Raughter</w:t>
      </w:r>
      <w:r w:rsidDel="00000000" w:rsidR="00000000" w:rsidRPr="00000000">
        <w:rPr>
          <w:rFonts w:ascii="Aptos" w:cs="Aptos" w:eastAsia="Aptos" w:hAnsi="Aptos"/>
          <w:sz w:val="32"/>
          <w:szCs w:val="32"/>
          <w:rtl w:val="0"/>
        </w:rPr>
        <w:t xml:space="preserve"> – 18406006N</w:t>
      </w:r>
    </w:p>
    <w:p w:rsidR="00000000" w:rsidDel="00000000" w:rsidP="00000000" w:rsidRDefault="00000000" w:rsidRPr="00000000" w14:paraId="00000013">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Deborah Inskpit</w:t>
      </w:r>
      <w:r w:rsidDel="00000000" w:rsidR="00000000" w:rsidRPr="00000000">
        <w:rPr>
          <w:rFonts w:ascii="Aptos" w:cs="Aptos" w:eastAsia="Aptos" w:hAnsi="Aptos"/>
          <w:sz w:val="32"/>
          <w:szCs w:val="32"/>
          <w:rtl w:val="0"/>
        </w:rPr>
        <w:t xml:space="preserve"> – 17528908N</w:t>
      </w:r>
    </w:p>
    <w:p w:rsidR="00000000" w:rsidDel="00000000" w:rsidP="00000000" w:rsidRDefault="00000000" w:rsidRPr="00000000" w14:paraId="00000014">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Josiah Luse</w:t>
      </w:r>
      <w:r w:rsidDel="00000000" w:rsidR="00000000" w:rsidRPr="00000000">
        <w:rPr>
          <w:rFonts w:ascii="Aptos" w:cs="Aptos" w:eastAsia="Aptos" w:hAnsi="Aptos"/>
          <w:sz w:val="32"/>
          <w:szCs w:val="32"/>
          <w:rtl w:val="0"/>
        </w:rPr>
        <w:t xml:space="preserve"> – 20405298N</w:t>
      </w:r>
    </w:p>
    <w:p w:rsidR="00000000" w:rsidDel="00000000" w:rsidP="00000000" w:rsidRDefault="00000000" w:rsidRPr="00000000" w14:paraId="00000015">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Lisa Luse</w:t>
      </w:r>
      <w:r w:rsidDel="00000000" w:rsidR="00000000" w:rsidRPr="00000000">
        <w:rPr>
          <w:rFonts w:ascii="Aptos" w:cs="Aptos" w:eastAsia="Aptos" w:hAnsi="Aptos"/>
          <w:sz w:val="32"/>
          <w:szCs w:val="32"/>
          <w:rtl w:val="0"/>
        </w:rPr>
        <w:t xml:space="preserve"> – 9254978N</w:t>
      </w:r>
    </w:p>
    <w:p w:rsidR="00000000" w:rsidDel="00000000" w:rsidP="00000000" w:rsidRDefault="00000000" w:rsidRPr="00000000" w14:paraId="00000016">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Michelle Mckorkle</w:t>
      </w:r>
      <w:r w:rsidDel="00000000" w:rsidR="00000000" w:rsidRPr="00000000">
        <w:rPr>
          <w:rFonts w:ascii="Aptos" w:cs="Aptos" w:eastAsia="Aptos" w:hAnsi="Aptos"/>
          <w:sz w:val="32"/>
          <w:szCs w:val="32"/>
          <w:rtl w:val="0"/>
        </w:rPr>
        <w:t xml:space="preserve"> – 18710070N</w:t>
      </w:r>
    </w:p>
    <w:p w:rsidR="00000000" w:rsidDel="00000000" w:rsidP="00000000" w:rsidRDefault="00000000" w:rsidRPr="00000000" w14:paraId="00000017">
      <w:pPr>
        <w:rPr>
          <w:rFonts w:ascii="Aptos" w:cs="Aptos" w:eastAsia="Aptos" w:hAnsi="Aptos"/>
          <w:sz w:val="32"/>
          <w:szCs w:val="32"/>
        </w:rPr>
      </w:pPr>
      <w:r w:rsidDel="00000000" w:rsidR="00000000" w:rsidRPr="00000000">
        <w:rPr>
          <w:rFonts w:ascii="Aptos" w:cs="Aptos" w:eastAsia="Aptos" w:hAnsi="Aptos"/>
          <w:sz w:val="32"/>
          <w:szCs w:val="32"/>
          <w:highlight w:val="cyan"/>
          <w:rtl w:val="0"/>
        </w:rPr>
        <w:t xml:space="preserve">Scott Aguglia</w:t>
      </w:r>
      <w:r w:rsidDel="00000000" w:rsidR="00000000" w:rsidRPr="00000000">
        <w:rPr>
          <w:rFonts w:ascii="Aptos" w:cs="Aptos" w:eastAsia="Aptos" w:hAnsi="Aptos"/>
          <w:sz w:val="32"/>
          <w:szCs w:val="32"/>
          <w:rtl w:val="0"/>
        </w:rPr>
        <w:t xml:space="preserve"> – 8971826N</w:t>
      </w:r>
    </w:p>
    <w:p w:rsidR="00000000" w:rsidDel="00000000" w:rsidP="00000000" w:rsidRDefault="00000000" w:rsidRPr="00000000" w14:paraId="00000018">
      <w:pPr>
        <w:rPr>
          <w:sz w:val="32"/>
          <w:szCs w:val="32"/>
        </w:rPr>
      </w:pPr>
      <w:r w:rsidDel="00000000" w:rsidR="00000000" w:rsidRPr="00000000">
        <w:rPr>
          <w:sz w:val="32"/>
          <w:szCs w:val="32"/>
          <w:highlight w:val="green"/>
          <w:rtl w:val="0"/>
        </w:rPr>
        <w:t xml:space="preserve">Starting effective dates 11-06-2025 these 3 agents gets paid Lvl 2 and anything older will be still paid at lvl 1 including advances.</w:t>
      </w:r>
      <w:r w:rsidDel="00000000" w:rsidR="00000000" w:rsidRPr="00000000">
        <w:rPr>
          <w:sz w:val="32"/>
          <w:szCs w:val="32"/>
          <w:rtl w:val="0"/>
        </w:rPr>
        <w:t xml:space="preserve"> </w:t>
      </w:r>
    </w:p>
    <w:p w:rsidR="00000000" w:rsidDel="00000000" w:rsidP="00000000" w:rsidRDefault="00000000" w:rsidRPr="00000000" w14:paraId="00000019">
      <w:pPr>
        <w:rPr>
          <w:rFonts w:ascii="Aptos" w:cs="Aptos" w:eastAsia="Aptos" w:hAnsi="Aptos"/>
          <w:sz w:val="32"/>
          <w:szCs w:val="32"/>
        </w:rPr>
      </w:pPr>
      <w:r w:rsidDel="00000000" w:rsidR="00000000" w:rsidRPr="00000000">
        <w:rPr>
          <w:rtl w:val="0"/>
        </w:rPr>
      </w:r>
    </w:p>
    <w:p w:rsidR="00000000" w:rsidDel="00000000" w:rsidP="00000000" w:rsidRDefault="00000000" w:rsidRPr="00000000" w14:paraId="0000001A">
      <w:pPr>
        <w:rPr>
          <w:sz w:val="32"/>
          <w:szCs w:val="32"/>
          <w:highlight w:val="yellow"/>
        </w:rPr>
      </w:pPr>
      <w:r w:rsidDel="00000000" w:rsidR="00000000" w:rsidRPr="00000000">
        <w:rPr>
          <w:sz w:val="32"/>
          <w:szCs w:val="32"/>
          <w:highlight w:val="yellow"/>
          <w:rtl w:val="0"/>
        </w:rPr>
        <w:t xml:space="preserve">Policies effective older than 11/6/25 use IDs ending in “old” Policies effective 11/6/25 and after use IDs without “old”</w:t>
      </w:r>
    </w:p>
    <w:p w:rsidR="00000000" w:rsidDel="00000000" w:rsidP="00000000" w:rsidRDefault="00000000" w:rsidRPr="00000000" w14:paraId="0000001B">
      <w:pPr>
        <w:rPr>
          <w:sz w:val="32"/>
          <w:szCs w:val="32"/>
        </w:rPr>
      </w:pPr>
      <w:r w:rsidDel="00000000" w:rsidR="00000000" w:rsidRPr="00000000">
        <w:rPr>
          <w:sz w:val="32"/>
          <w:szCs w:val="32"/>
          <w:highlight w:val="cyan"/>
          <w:rtl w:val="0"/>
        </w:rPr>
        <w:t xml:space="preserve">Chad Yale</w:t>
      </w:r>
      <w:r w:rsidDel="00000000" w:rsidR="00000000" w:rsidRPr="00000000">
        <w:rPr>
          <w:sz w:val="32"/>
          <w:szCs w:val="32"/>
          <w:rtl w:val="0"/>
        </w:rPr>
        <w:t xml:space="preserve"> (Level 2 to Level 3) – 20003537 / 20003537old</w:t>
      </w:r>
    </w:p>
    <w:p w:rsidR="00000000" w:rsidDel="00000000" w:rsidP="00000000" w:rsidRDefault="00000000" w:rsidRPr="00000000" w14:paraId="0000001C">
      <w:pPr>
        <w:rPr>
          <w:sz w:val="32"/>
          <w:szCs w:val="32"/>
        </w:rPr>
      </w:pPr>
      <w:r w:rsidDel="00000000" w:rsidR="00000000" w:rsidRPr="00000000">
        <w:rPr>
          <w:sz w:val="32"/>
          <w:szCs w:val="32"/>
          <w:highlight w:val="cyan"/>
          <w:rtl w:val="0"/>
        </w:rPr>
        <w:t xml:space="preserve">Jake Shulman</w:t>
      </w:r>
      <w:r w:rsidDel="00000000" w:rsidR="00000000" w:rsidRPr="00000000">
        <w:rPr>
          <w:sz w:val="32"/>
          <w:szCs w:val="32"/>
          <w:rtl w:val="0"/>
        </w:rPr>
        <w:t xml:space="preserve"> – 18201929, 18201929AV6, 18201929AV8 / 18201929old, 18201929AV6old, 18201929AV8old</w:t>
      </w:r>
    </w:p>
    <w:p w:rsidR="00000000" w:rsidDel="00000000" w:rsidP="00000000" w:rsidRDefault="00000000" w:rsidRPr="00000000" w14:paraId="0000001D">
      <w:pPr>
        <w:rPr>
          <w:sz w:val="32"/>
          <w:szCs w:val="32"/>
        </w:rPr>
      </w:pPr>
      <w:r w:rsidDel="00000000" w:rsidR="00000000" w:rsidRPr="00000000">
        <w:rPr>
          <w:sz w:val="32"/>
          <w:szCs w:val="32"/>
          <w:highlight w:val="cyan"/>
          <w:rtl w:val="0"/>
        </w:rPr>
        <w:t xml:space="preserve">Jared Kinyua</w:t>
      </w:r>
      <w:r w:rsidDel="00000000" w:rsidR="00000000" w:rsidRPr="00000000">
        <w:rPr>
          <w:sz w:val="32"/>
          <w:szCs w:val="32"/>
          <w:rtl w:val="0"/>
        </w:rPr>
        <w:t xml:space="preserve"> – 19279958, 19279958AV8 / 19279958old, 19279958AV8old</w:t>
      </w:r>
    </w:p>
    <w:p w:rsidR="00000000" w:rsidDel="00000000" w:rsidP="00000000" w:rsidRDefault="00000000" w:rsidRPr="00000000" w14:paraId="0000001E">
      <w:pPr>
        <w:rPr>
          <w:sz w:val="32"/>
          <w:szCs w:val="32"/>
        </w:rPr>
      </w:pPr>
      <w:r w:rsidDel="00000000" w:rsidR="00000000" w:rsidRPr="00000000">
        <w:rPr>
          <w:sz w:val="32"/>
          <w:szCs w:val="32"/>
          <w:highlight w:val="cyan"/>
          <w:rtl w:val="0"/>
        </w:rPr>
        <w:t xml:space="preserve">Victor Fuentes</w:t>
      </w:r>
      <w:r w:rsidDel="00000000" w:rsidR="00000000" w:rsidRPr="00000000">
        <w:rPr>
          <w:sz w:val="32"/>
          <w:szCs w:val="32"/>
          <w:rtl w:val="0"/>
        </w:rPr>
        <w:t xml:space="preserve"> – 21283956, 21283956AV6 / 21283956old, 21283956AV6old</w:t>
      </w:r>
    </w:p>
    <w:p w:rsidR="00000000" w:rsidDel="00000000" w:rsidP="00000000" w:rsidRDefault="00000000" w:rsidRPr="00000000" w14:paraId="0000001F">
      <w:pPr>
        <w:rPr>
          <w:sz w:val="32"/>
          <w:szCs w:val="32"/>
        </w:rPr>
      </w:pPr>
      <w:r w:rsidDel="00000000" w:rsidR="00000000" w:rsidRPr="00000000">
        <w:rPr>
          <w:sz w:val="32"/>
          <w:szCs w:val="32"/>
          <w:rtl w:val="0"/>
        </w:rPr>
        <w:t xml:space="preserve">For </w:t>
      </w:r>
      <w:r w:rsidDel="00000000" w:rsidR="00000000" w:rsidRPr="00000000">
        <w:rPr>
          <w:sz w:val="32"/>
          <w:szCs w:val="32"/>
          <w:highlight w:val="cyan"/>
          <w:rtl w:val="0"/>
        </w:rPr>
        <w:t xml:space="preserve">Agent Anne Marie</w:t>
      </w:r>
      <w:r w:rsidDel="00000000" w:rsidR="00000000" w:rsidRPr="00000000">
        <w:rPr>
          <w:sz w:val="32"/>
          <w:szCs w:val="32"/>
          <w:rtl w:val="0"/>
        </w:rPr>
        <w:t xml:space="preserve"> Any policies with an effective date of 02/01/2026 or after, she will get </w:t>
      </w:r>
      <w:r w:rsidDel="00000000" w:rsidR="00000000" w:rsidRPr="00000000">
        <w:rPr>
          <w:sz w:val="32"/>
          <w:szCs w:val="32"/>
          <w:highlight w:val="yellow"/>
          <w:rtl w:val="0"/>
        </w:rPr>
        <w:t xml:space="preserve">Subagent 6 NPN – 19278370</w:t>
      </w:r>
      <w:r w:rsidDel="00000000" w:rsidR="00000000" w:rsidRPr="00000000">
        <w:rPr>
          <w:sz w:val="32"/>
          <w:szCs w:val="32"/>
          <w:rtl w:val="0"/>
        </w:rPr>
        <w:t xml:space="preserve"> Any policies with effective dates prior, she will continue with </w:t>
      </w:r>
      <w:r w:rsidDel="00000000" w:rsidR="00000000" w:rsidRPr="00000000">
        <w:rPr>
          <w:sz w:val="32"/>
          <w:szCs w:val="32"/>
          <w:highlight w:val="yellow"/>
          <w:rtl w:val="0"/>
        </w:rPr>
        <w:t xml:space="preserve">subagent level 1. NPN will be 19278370old</w:t>
      </w: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sz w:val="32"/>
          <w:szCs w:val="32"/>
          <w:highlight w:val="cyan"/>
          <w:rtl w:val="0"/>
        </w:rPr>
        <w:t xml:space="preserve">starting effective dates 2-1-26</w:t>
      </w: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highlight w:val="yellow"/>
          <w:rtl w:val="0"/>
        </w:rPr>
        <w:t xml:space="preserve">agent Robert Shapiro and Barry Brenner</w:t>
      </w:r>
      <w:r w:rsidDel="00000000" w:rsidR="00000000" w:rsidRPr="00000000">
        <w:rPr>
          <w:sz w:val="32"/>
          <w:szCs w:val="32"/>
          <w:rtl w:val="0"/>
        </w:rPr>
        <w:t xml:space="preserve"> get level 2 and any policies effective before Feb 1 2026 they get level 1. their ID's are as follows:</w:t>
      </w:r>
    </w:p>
    <w:p w:rsidR="00000000" w:rsidDel="00000000" w:rsidP="00000000" w:rsidRDefault="00000000" w:rsidRPr="00000000" w14:paraId="00000022">
      <w:pPr>
        <w:rPr>
          <w:sz w:val="32"/>
          <w:szCs w:val="32"/>
        </w:rPr>
      </w:pPr>
      <w:r w:rsidDel="00000000" w:rsidR="00000000" w:rsidRPr="00000000">
        <w:rPr>
          <w:sz w:val="32"/>
          <w:szCs w:val="32"/>
          <w:rtl w:val="0"/>
        </w:rPr>
        <w:t xml:space="preserve">For </w:t>
      </w:r>
      <w:r w:rsidDel="00000000" w:rsidR="00000000" w:rsidRPr="00000000">
        <w:rPr>
          <w:sz w:val="32"/>
          <w:szCs w:val="32"/>
          <w:highlight w:val="cyan"/>
          <w:rtl w:val="0"/>
        </w:rPr>
        <w:t xml:space="preserve">Barry Brenner</w:t>
      </w:r>
      <w:r w:rsidDel="00000000" w:rsidR="00000000" w:rsidRPr="00000000">
        <w:rPr>
          <w:sz w:val="32"/>
          <w:szCs w:val="32"/>
          <w:rtl w:val="0"/>
        </w:rPr>
        <w:t xml:space="preserve">  </w:t>
      </w:r>
    </w:p>
    <w:p w:rsidR="00000000" w:rsidDel="00000000" w:rsidP="00000000" w:rsidRDefault="00000000" w:rsidRPr="00000000" w14:paraId="00000023">
      <w:pPr>
        <w:rPr>
          <w:sz w:val="32"/>
          <w:szCs w:val="32"/>
        </w:rPr>
      </w:pPr>
      <w:r w:rsidDel="00000000" w:rsidR="00000000" w:rsidRPr="00000000">
        <w:rPr>
          <w:sz w:val="32"/>
          <w:szCs w:val="32"/>
          <w:rtl w:val="0"/>
        </w:rPr>
        <w:t xml:space="preserve">use 21348299old before 2-1-26 and use 21348299 After 2-1-26 </w:t>
      </w:r>
    </w:p>
    <w:p w:rsidR="00000000" w:rsidDel="00000000" w:rsidP="00000000" w:rsidRDefault="00000000" w:rsidRPr="00000000" w14:paraId="00000024">
      <w:pPr>
        <w:rPr>
          <w:sz w:val="32"/>
          <w:szCs w:val="32"/>
        </w:rPr>
      </w:pPr>
      <w:r w:rsidDel="00000000" w:rsidR="00000000" w:rsidRPr="00000000">
        <w:rPr>
          <w:sz w:val="32"/>
          <w:szCs w:val="32"/>
          <w:rtl w:val="0"/>
        </w:rPr>
        <w:t xml:space="preserve">For </w:t>
      </w:r>
      <w:r w:rsidDel="00000000" w:rsidR="00000000" w:rsidRPr="00000000">
        <w:rPr>
          <w:sz w:val="32"/>
          <w:szCs w:val="32"/>
          <w:highlight w:val="cyan"/>
          <w:rtl w:val="0"/>
        </w:rPr>
        <w:t xml:space="preserve">Robert Shapiro</w:t>
      </w:r>
      <w:r w:rsidDel="00000000" w:rsidR="00000000" w:rsidRPr="00000000">
        <w:rPr>
          <w:sz w:val="32"/>
          <w:szCs w:val="32"/>
          <w:rtl w:val="0"/>
        </w:rPr>
        <w:t xml:space="preserve"> use 7565575old, 7565575AV6old, 7565575AV8old and 7565575AV9old before 2-1-26</w:t>
      </w:r>
    </w:p>
    <w:p w:rsidR="00000000" w:rsidDel="00000000" w:rsidP="00000000" w:rsidRDefault="00000000" w:rsidRPr="00000000" w14:paraId="00000025">
      <w:pPr>
        <w:rPr>
          <w:sz w:val="32"/>
          <w:szCs w:val="32"/>
        </w:rPr>
      </w:pPr>
      <w:r w:rsidDel="00000000" w:rsidR="00000000" w:rsidRPr="00000000">
        <w:rPr>
          <w:sz w:val="32"/>
          <w:szCs w:val="32"/>
          <w:rtl w:val="0"/>
        </w:rPr>
        <w:t xml:space="preserve">use 7565575, 7565575AV6, 7565575AV8, 7565575AV9 after 2-1-26</w:t>
      </w:r>
    </w:p>
    <w:p w:rsidR="00000000" w:rsidDel="00000000" w:rsidP="00000000" w:rsidRDefault="00000000" w:rsidRPr="00000000" w14:paraId="00000026">
      <w:pPr>
        <w:rPr>
          <w:sz w:val="32"/>
          <w:szCs w:val="32"/>
        </w:rPr>
      </w:pPr>
      <w:r w:rsidDel="00000000" w:rsidR="00000000" w:rsidRPr="00000000">
        <w:rPr>
          <w:sz w:val="32"/>
          <w:szCs w:val="32"/>
          <w:rtl w:val="0"/>
        </w:rPr>
        <w:t xml:space="preserve">For agent 18657307 </w:t>
      </w:r>
      <w:r w:rsidDel="00000000" w:rsidR="00000000" w:rsidRPr="00000000">
        <w:rPr>
          <w:sz w:val="32"/>
          <w:szCs w:val="32"/>
          <w:highlight w:val="yellow"/>
          <w:rtl w:val="0"/>
        </w:rPr>
        <w:t xml:space="preserve">FREDERICK  GBASSANA</w:t>
      </w:r>
      <w:r w:rsidDel="00000000" w:rsidR="00000000" w:rsidRPr="00000000">
        <w:rPr>
          <w:sz w:val="32"/>
          <w:szCs w:val="32"/>
          <w:rtl w:val="0"/>
        </w:rPr>
        <w:t xml:space="preserve"> is street so any commissions we receive for him from MAPD will be paid to MLB as OVR</w:t>
      </w:r>
    </w:p>
    <w:p w:rsidR="00000000" w:rsidDel="00000000" w:rsidP="00000000" w:rsidRDefault="00000000" w:rsidRPr="00000000" w14:paraId="00000027">
      <w:pPr>
        <w:rPr>
          <w:sz w:val="32"/>
          <w:szCs w:val="32"/>
          <w:highlight w:val="yellow"/>
        </w:rPr>
      </w:pPr>
      <w:r w:rsidDel="00000000" w:rsidR="00000000" w:rsidRPr="00000000">
        <w:rPr>
          <w:sz w:val="32"/>
          <w:szCs w:val="32"/>
          <w:highlight w:val="yellow"/>
          <w:rtl w:val="0"/>
        </w:rPr>
        <w:t xml:space="preserve">For Paying AV</w:t>
      </w:r>
    </w:p>
    <w:p w:rsidR="00000000" w:rsidDel="00000000" w:rsidP="00000000" w:rsidRDefault="00000000" w:rsidRPr="00000000" w14:paraId="00000028">
      <w:pPr>
        <w:rPr>
          <w:sz w:val="32"/>
          <w:szCs w:val="32"/>
        </w:rPr>
      </w:pPr>
      <w:r w:rsidDel="00000000" w:rsidR="00000000" w:rsidRPr="00000000">
        <w:rPr>
          <w:sz w:val="32"/>
          <w:szCs w:val="32"/>
          <w:rtl w:val="0"/>
        </w:rPr>
        <w:t xml:space="preserve">If the payments are not paying AV then make sure under Eagent portal we have [AV=X] formula, and under health under agent uncheck box AE.</w:t>
      </w:r>
    </w:p>
    <w:p w:rsidR="00000000" w:rsidDel="00000000" w:rsidP="00000000" w:rsidRDefault="00000000" w:rsidRPr="00000000" w14:paraId="00000029">
      <w:pPr>
        <w:rPr>
          <w:sz w:val="32"/>
          <w:szCs w:val="32"/>
          <w:highlight w:val="yellow"/>
        </w:rPr>
      </w:pPr>
      <w:r w:rsidDel="00000000" w:rsidR="00000000" w:rsidRPr="00000000">
        <w:rPr>
          <w:rtl w:val="0"/>
        </w:rPr>
      </w:r>
    </w:p>
    <w:p w:rsidR="00000000" w:rsidDel="00000000" w:rsidP="00000000" w:rsidRDefault="00000000" w:rsidRPr="00000000" w14:paraId="0000002A">
      <w:pPr>
        <w:rPr>
          <w:sz w:val="32"/>
          <w:szCs w:val="32"/>
          <w:highlight w:val="yellow"/>
        </w:rPr>
      </w:pPr>
      <w:r w:rsidDel="00000000" w:rsidR="00000000" w:rsidRPr="00000000">
        <w:rPr>
          <w:sz w:val="32"/>
          <w:szCs w:val="32"/>
          <w:highlight w:val="yellow"/>
          <w:rtl w:val="0"/>
        </w:rPr>
        <w:t xml:space="preserve">Pay codes</w:t>
      </w:r>
    </w:p>
    <w:p w:rsidR="00000000" w:rsidDel="00000000" w:rsidP="00000000" w:rsidRDefault="00000000" w:rsidRPr="00000000" w14:paraId="0000002B">
      <w:pPr>
        <w:rPr>
          <w:sz w:val="32"/>
          <w:szCs w:val="32"/>
        </w:rPr>
      </w:pPr>
      <w:r w:rsidDel="00000000" w:rsidR="00000000" w:rsidRPr="00000000">
        <w:rPr>
          <w:sz w:val="32"/>
          <w:szCs w:val="32"/>
          <w:rtl w:val="0"/>
        </w:rPr>
        <w:t xml:space="preserve">For all ACA use RN and pay code AE</w:t>
      </w:r>
    </w:p>
    <w:p w:rsidR="00000000" w:rsidDel="00000000" w:rsidP="00000000" w:rsidRDefault="00000000" w:rsidRPr="00000000" w14:paraId="0000002C">
      <w:pPr>
        <w:rPr>
          <w:sz w:val="32"/>
          <w:szCs w:val="32"/>
        </w:rPr>
      </w:pPr>
      <w:r w:rsidDel="00000000" w:rsidR="00000000" w:rsidRPr="00000000">
        <w:rPr>
          <w:sz w:val="32"/>
          <w:szCs w:val="32"/>
          <w:rtl w:val="0"/>
        </w:rPr>
        <w:t xml:space="preserve">For all MAPD use RN and pay code AE2 for new policies and pay code AE for renewals.</w:t>
      </w:r>
    </w:p>
    <w:p w:rsidR="00000000" w:rsidDel="00000000" w:rsidP="00000000" w:rsidRDefault="00000000" w:rsidRPr="00000000" w14:paraId="0000002D">
      <w:pPr>
        <w:rPr>
          <w:sz w:val="32"/>
          <w:szCs w:val="32"/>
        </w:rPr>
      </w:pPr>
      <w:r w:rsidDel="00000000" w:rsidR="00000000" w:rsidRPr="00000000">
        <w:rPr>
          <w:sz w:val="32"/>
          <w:szCs w:val="32"/>
          <w:rtl w:val="0"/>
        </w:rPr>
        <w:t xml:space="preserve">Code AV1 is used when we already paid that agent advance in past and now want to apply towards their debit balance.</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32"/>
          <w:szCs w:val="32"/>
          <w:highlight w:val="yellow"/>
          <w:rtl w:val="0"/>
        </w:rPr>
        <w:t xml:space="preserve">ACA Overrides</w:t>
      </w: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sz w:val="32"/>
          <w:szCs w:val="32"/>
          <w:rtl w:val="0"/>
        </w:rPr>
        <w:t xml:space="preserve">Agent ID – 20411454 Agent Name – MLB</w:t>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Formula for changing month </w:t>
      </w:r>
    </w:p>
    <w:p w:rsidR="00000000" w:rsidDel="00000000" w:rsidP="00000000" w:rsidRDefault="00000000" w:rsidRPr="00000000" w14:paraId="00000033">
      <w:pPr>
        <w:rPr>
          <w:sz w:val="32"/>
          <w:szCs w:val="32"/>
        </w:rPr>
      </w:pPr>
      <w:r w:rsidDel="00000000" w:rsidR="00000000" w:rsidRPr="00000000">
        <w:rPr>
          <w:sz w:val="32"/>
          <w:szCs w:val="32"/>
          <w:rtl w:val="0"/>
        </w:rPr>
        <w:t xml:space="preserve">=DATE(YEAR(A1), MONTH(A1) +1, DAY(A1))</w:t>
      </w:r>
    </w:p>
    <w:p w:rsidR="00000000" w:rsidDel="00000000" w:rsidP="00000000" w:rsidRDefault="00000000" w:rsidRPr="00000000" w14:paraId="00000034">
      <w:pPr>
        <w:rPr>
          <w:sz w:val="32"/>
          <w:szCs w:val="32"/>
        </w:rPr>
      </w:pPr>
      <w:r w:rsidDel="00000000" w:rsidR="00000000" w:rsidRPr="00000000">
        <w:rPr>
          <w:sz w:val="32"/>
          <w:szCs w:val="32"/>
          <w:rtl w:val="0"/>
        </w:rPr>
        <w:t xml:space="preserve">=DATEDIF(A1,B1,"M")</w:t>
      </w:r>
    </w:p>
    <w:p w:rsidR="00000000" w:rsidDel="00000000" w:rsidP="00000000" w:rsidRDefault="00000000" w:rsidRPr="00000000" w14:paraId="00000035">
      <w:pPr>
        <w:rPr>
          <w:sz w:val="32"/>
          <w:szCs w:val="32"/>
        </w:rPr>
      </w:pPr>
      <w:r w:rsidDel="00000000" w:rsidR="00000000" w:rsidRPr="00000000">
        <w:rPr>
          <w:sz w:val="32"/>
          <w:szCs w:val="32"/>
          <w:rtl w:val="0"/>
        </w:rPr>
        <w:t xml:space="preserve">=TEXT(DATE(LEFT(J2,4), MID(J2,5,2), RIGHT(J2,2)), "M/d/yyyy")</w:t>
      </w:r>
    </w:p>
    <w:p w:rsidR="00000000" w:rsidDel="00000000" w:rsidP="00000000" w:rsidRDefault="00000000" w:rsidRPr="00000000" w14:paraId="00000036">
      <w:pPr>
        <w:rPr>
          <w:sz w:val="32"/>
          <w:szCs w:val="32"/>
        </w:rPr>
      </w:pPr>
      <w:r w:rsidDel="00000000" w:rsidR="00000000" w:rsidRPr="00000000">
        <w:rPr>
          <w:sz w:val="32"/>
          <w:szCs w:val="32"/>
          <w:rtl w:val="0"/>
        </w:rPr>
        <w:t xml:space="preserve">=TRIM(A1)</w:t>
      </w:r>
    </w:p>
    <w:p w:rsidR="00000000" w:rsidDel="00000000" w:rsidP="00000000" w:rsidRDefault="00000000" w:rsidRPr="00000000" w14:paraId="00000037">
      <w:pPr>
        <w:rPr>
          <w:sz w:val="32"/>
          <w:szCs w:val="32"/>
          <w:highlight w:val="yellow"/>
        </w:rPr>
      </w:pPr>
      <w:r w:rsidDel="00000000" w:rsidR="00000000" w:rsidRPr="00000000">
        <w:rPr>
          <w:sz w:val="32"/>
          <w:szCs w:val="32"/>
          <w:rtl w:val="0"/>
        </w:rPr>
        <w:t xml:space="preserve">To remove * do find and  ~* replace all in excel</w:t>
      </w:r>
      <w:r w:rsidDel="00000000" w:rsidR="00000000" w:rsidRPr="00000000">
        <w:rPr>
          <w:rtl w:val="0"/>
        </w:rPr>
      </w:r>
    </w:p>
    <w:p w:rsidR="00000000" w:rsidDel="00000000" w:rsidP="00000000" w:rsidRDefault="00000000" w:rsidRPr="00000000" w14:paraId="00000038">
      <w:pPr>
        <w:rPr>
          <w:sz w:val="32"/>
          <w:szCs w:val="32"/>
          <w:highlight w:val="yellow"/>
        </w:rPr>
      </w:pPr>
      <w:r w:rsidDel="00000000" w:rsidR="00000000" w:rsidRPr="00000000">
        <w:rPr>
          <w:sz w:val="32"/>
          <w:szCs w:val="32"/>
          <w:highlight w:val="yellow"/>
          <w:rtl w:val="0"/>
        </w:rPr>
        <w:t xml:space="preserve">How to add SL rate to apl MAPD</w:t>
      </w:r>
    </w:p>
    <w:p w:rsidR="00000000" w:rsidDel="00000000" w:rsidP="00000000" w:rsidRDefault="00000000" w:rsidRPr="00000000" w14:paraId="00000039">
      <w:pPr>
        <w:rPr>
          <w:sz w:val="32"/>
          <w:szCs w:val="32"/>
        </w:rPr>
      </w:pPr>
      <w:r w:rsidDel="00000000" w:rsidR="00000000" w:rsidRPr="00000000">
        <w:rPr>
          <w:sz w:val="32"/>
          <w:szCs w:val="32"/>
          <w:rtl w:val="0"/>
        </w:rPr>
        <w:t xml:space="preserve">SL rate is Agent plus actual sL rate for example</w:t>
      </w:r>
    </w:p>
    <w:p w:rsidR="00000000" w:rsidDel="00000000" w:rsidP="00000000" w:rsidRDefault="00000000" w:rsidRPr="00000000" w14:paraId="0000003A">
      <w:pPr>
        <w:rPr>
          <w:sz w:val="32"/>
          <w:szCs w:val="32"/>
          <w:highlight w:val="yellow"/>
        </w:rPr>
      </w:pPr>
      <w:r w:rsidDel="00000000" w:rsidR="00000000" w:rsidRPr="00000000">
        <w:rPr>
          <w:sz w:val="32"/>
          <w:szCs w:val="32"/>
          <w:rtl w:val="0"/>
        </w:rPr>
        <w:t xml:space="preserve">For National product Renewal Agent rate + Renewal SL rate 275.44+17.45 = 292.89</w:t>
      </w:r>
      <w:r w:rsidDel="00000000" w:rsidR="00000000" w:rsidRPr="00000000">
        <w:rPr>
          <w:rtl w:val="0"/>
        </w:rPr>
      </w:r>
    </w:p>
    <w:p w:rsidR="00000000" w:rsidDel="00000000" w:rsidP="00000000" w:rsidRDefault="00000000" w:rsidRPr="00000000" w14:paraId="0000003B">
      <w:pPr>
        <w:rPr>
          <w:sz w:val="32"/>
          <w:szCs w:val="32"/>
          <w:highlight w:val="yellow"/>
        </w:rPr>
      </w:pPr>
      <w:r w:rsidDel="00000000" w:rsidR="00000000" w:rsidRPr="00000000">
        <w:rPr>
          <w:sz w:val="32"/>
          <w:szCs w:val="32"/>
          <w:highlight w:val="yellow"/>
          <w:rtl w:val="0"/>
        </w:rPr>
        <w:t xml:space="preserve">Physician Mutual</w:t>
      </w:r>
    </w:p>
    <w:p w:rsidR="00000000" w:rsidDel="00000000" w:rsidP="00000000" w:rsidRDefault="00000000" w:rsidRPr="00000000" w14:paraId="0000003C">
      <w:pPr>
        <w:rPr>
          <w:sz w:val="32"/>
          <w:szCs w:val="32"/>
        </w:rPr>
      </w:pPr>
      <w:r w:rsidDel="00000000" w:rsidR="00000000" w:rsidRPr="00000000">
        <w:rPr>
          <w:sz w:val="32"/>
          <w:szCs w:val="32"/>
          <w:rtl w:val="0"/>
        </w:rPr>
        <w:t xml:space="preserve">For physician mutual we add OVR  at the end of Id for overrides.</w:t>
      </w:r>
    </w:p>
    <w:p w:rsidR="00000000" w:rsidDel="00000000" w:rsidP="00000000" w:rsidRDefault="00000000" w:rsidRPr="00000000" w14:paraId="0000003D">
      <w:pPr>
        <w:rPr>
          <w:sz w:val="32"/>
          <w:szCs w:val="32"/>
        </w:rPr>
      </w:pPr>
      <w:r w:rsidDel="00000000" w:rsidR="00000000" w:rsidRPr="00000000">
        <w:rPr>
          <w:sz w:val="32"/>
          <w:szCs w:val="32"/>
          <w:rtl w:val="0"/>
        </w:rPr>
        <w:t xml:space="preserve">We get paid either 9 months advance or 12 months and regardless we will pay the advance agents for 9 months advance and rest of agents AE because we will see the same policies every month on the statement. So basically, regardless of how we were paid we will pay advance agents 9 months and AE as earned every month</w:t>
      </w:r>
      <w:r w:rsidDel="00000000" w:rsidR="00000000" w:rsidRPr="00000000">
        <w:rPr>
          <w:sz w:val="32"/>
          <w:szCs w:val="32"/>
          <w:highlight w:val="yellow"/>
          <w:rtl w:val="0"/>
        </w:rPr>
        <w:t xml:space="preserve">. (I have couple annual policies which I already paid annually so please do not pay them again listed here.</w:t>
      </w:r>
      <w:r w:rsidDel="00000000" w:rsidR="00000000" w:rsidRPr="00000000">
        <w:rPr>
          <w:sz w:val="32"/>
          <w:szCs w:val="32"/>
          <w:rtl w:val="0"/>
        </w:rPr>
        <w:t xml:space="preserve"> </w:t>
      </w:r>
      <w:hyperlink r:id="rId8">
        <w:r w:rsidDel="00000000" w:rsidR="00000000" w:rsidRPr="00000000">
          <w:rPr>
            <w:color w:val="467886"/>
            <w:sz w:val="32"/>
            <w:szCs w:val="32"/>
            <w:u w:val="single"/>
            <w:rtl w:val="0"/>
          </w:rPr>
          <w:t xml:space="preserve">https://docs.google.com/spreadsheets/d/1cFXSyni8SK6i2bY0prQKlEvlnal0LDv-/edit?usp=drive_link&amp;ouid=100678524831077906539&amp;rtpof=true&amp;sd=true</w:t>
        </w:r>
      </w:hyperlink>
      <w:r w:rsidDel="00000000" w:rsidR="00000000" w:rsidRPr="00000000">
        <w:rPr>
          <w:sz w:val="32"/>
          <w:szCs w:val="32"/>
          <w:rtl w:val="0"/>
        </w:rPr>
        <w:t xml:space="preserve">)</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Rep for physician mutual</w:t>
      </w:r>
    </w:p>
    <w:p w:rsidR="00000000" w:rsidDel="00000000" w:rsidP="00000000" w:rsidRDefault="00000000" w:rsidRPr="00000000" w14:paraId="00000040">
      <w:pPr>
        <w:rPr>
          <w:sz w:val="32"/>
          <w:szCs w:val="32"/>
        </w:rPr>
      </w:pPr>
      <w:r w:rsidDel="00000000" w:rsidR="00000000" w:rsidRPr="00000000">
        <w:rPr>
          <w:sz w:val="32"/>
          <w:szCs w:val="32"/>
          <w:rtl w:val="0"/>
        </w:rPr>
        <w:t xml:space="preserve">john.stawn@physiciansmutual.com</w:t>
      </w:r>
    </w:p>
    <w:p w:rsidR="00000000" w:rsidDel="00000000" w:rsidP="00000000" w:rsidRDefault="00000000" w:rsidRPr="00000000" w14:paraId="00000041">
      <w:pPr>
        <w:rPr>
          <w:sz w:val="32"/>
          <w:szCs w:val="32"/>
        </w:rPr>
      </w:pPr>
      <w:r w:rsidDel="00000000" w:rsidR="00000000" w:rsidRPr="00000000">
        <w:rPr>
          <w:sz w:val="32"/>
          <w:szCs w:val="32"/>
          <w:rtl w:val="0"/>
        </w:rPr>
        <w:t xml:space="preserve">641-751-3965</w:t>
      </w:r>
    </w:p>
    <w:p w:rsidR="00000000" w:rsidDel="00000000" w:rsidP="00000000" w:rsidRDefault="00000000" w:rsidRPr="00000000" w14:paraId="00000042">
      <w:pPr>
        <w:rPr>
          <w:sz w:val="32"/>
          <w:szCs w:val="32"/>
        </w:rPr>
      </w:pPr>
      <w:r w:rsidDel="00000000" w:rsidR="00000000" w:rsidRPr="00000000">
        <w:rPr>
          <w:sz w:val="32"/>
          <w:szCs w:val="32"/>
          <w:highlight w:val="yellow"/>
          <w:rtl w:val="0"/>
        </w:rPr>
        <w:t xml:space="preserve">Ameritas</w:t>
      </w: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I am holding to pay advances for ameritas starting from 1-14-25 because we are getting 9 months payments for most of the agents which we will not see again on the future statement until month 10</w:t>
      </w:r>
      <w:r w:rsidDel="00000000" w:rsidR="00000000" w:rsidRPr="00000000">
        <w:rPr>
          <w:sz w:val="32"/>
          <w:szCs w:val="32"/>
          <w:vertAlign w:val="superscript"/>
          <w:rtl w:val="0"/>
        </w:rPr>
        <w:t xml:space="preserve">th</w:t>
      </w:r>
      <w:r w:rsidDel="00000000" w:rsidR="00000000" w:rsidRPr="00000000">
        <w:rPr>
          <w:sz w:val="32"/>
          <w:szCs w:val="32"/>
          <w:rtl w:val="0"/>
        </w:rPr>
        <w:t xml:space="preserve"> and it is hard to keep track so I am paying it off the way it came no advances. (for policies which was already advanced in past the commissions will still apply to debit balance automatically)</w:t>
      </w:r>
    </w:p>
    <w:p w:rsidR="00000000" w:rsidDel="00000000" w:rsidP="00000000" w:rsidRDefault="00000000" w:rsidRPr="00000000" w14:paraId="00000044">
      <w:pPr>
        <w:rPr>
          <w:sz w:val="32"/>
          <w:szCs w:val="32"/>
        </w:rPr>
      </w:pPr>
      <w:r w:rsidDel="00000000" w:rsidR="00000000" w:rsidRPr="00000000">
        <w:rPr>
          <w:sz w:val="32"/>
          <w:szCs w:val="32"/>
          <w:rtl w:val="0"/>
        </w:rPr>
        <w:t xml:space="preserve">Also always do the % so anything paying less than 4% is override mostly for agent murray</w:t>
      </w:r>
    </w:p>
    <w:p w:rsidR="00000000" w:rsidDel="00000000" w:rsidP="00000000" w:rsidRDefault="00000000" w:rsidRPr="00000000" w14:paraId="00000045">
      <w:pPr>
        <w:rPr>
          <w:sz w:val="32"/>
          <w:szCs w:val="32"/>
        </w:rPr>
      </w:pPr>
      <w:r w:rsidDel="00000000" w:rsidR="00000000" w:rsidRPr="00000000">
        <w:rPr>
          <w:sz w:val="32"/>
          <w:szCs w:val="32"/>
          <w:rtl w:val="0"/>
        </w:rPr>
        <w:t xml:space="preserve">When processing Ameritas column ovr will be paid to MLB as ovr. For Street agents all commissions will go to MLB as OVR they will be in cents and add OVR at the end of the ID. We use Division as ID numbers</w:t>
      </w:r>
    </w:p>
    <w:p w:rsidR="00000000" w:rsidDel="00000000" w:rsidP="00000000" w:rsidRDefault="00000000" w:rsidRPr="00000000" w14:paraId="00000046">
      <w:pPr>
        <w:rPr>
          <w:sz w:val="32"/>
          <w:szCs w:val="32"/>
        </w:rPr>
      </w:pPr>
      <w:r w:rsidDel="00000000" w:rsidR="00000000" w:rsidRPr="00000000">
        <w:rPr>
          <w:sz w:val="32"/>
          <w:szCs w:val="32"/>
          <w:rtl w:val="0"/>
        </w:rPr>
        <w:t xml:space="preserve">For Ameritas we have been getting 9 months advance for some of the agents and we will pay all those advances because we will not see them until month 10</w:t>
      </w:r>
      <w:r w:rsidDel="00000000" w:rsidR="00000000" w:rsidRPr="00000000">
        <w:rPr>
          <w:sz w:val="32"/>
          <w:szCs w:val="32"/>
          <w:vertAlign w:val="superscript"/>
          <w:rtl w:val="0"/>
        </w:rPr>
        <w:t xml:space="preserve">th</w:t>
      </w:r>
      <w:r w:rsidDel="00000000" w:rsidR="00000000" w:rsidRPr="00000000">
        <w:rPr>
          <w:sz w:val="32"/>
          <w:szCs w:val="32"/>
          <w:rtl w:val="0"/>
        </w:rPr>
        <w:t xml:space="preserve">. So pay those all AE but for 9 months (no debit balance)</w:t>
      </w:r>
    </w:p>
    <w:p w:rsidR="00000000" w:rsidDel="00000000" w:rsidP="00000000" w:rsidRDefault="00000000" w:rsidRPr="00000000" w14:paraId="00000047">
      <w:pPr>
        <w:rPr>
          <w:sz w:val="32"/>
          <w:szCs w:val="32"/>
        </w:rPr>
      </w:pPr>
      <w:r w:rsidDel="00000000" w:rsidR="00000000" w:rsidRPr="00000000">
        <w:rPr>
          <w:sz w:val="32"/>
          <w:szCs w:val="32"/>
          <w:highlight w:val="yellow"/>
          <w:rtl w:val="0"/>
        </w:rPr>
        <w:t xml:space="preserve">Always use premium due date as paid to date.</w:t>
      </w:r>
      <w:r w:rsidDel="00000000" w:rsidR="00000000" w:rsidRPr="00000000">
        <w:rPr>
          <w:sz w:val="32"/>
          <w:szCs w:val="32"/>
          <w:rtl w:val="0"/>
        </w:rPr>
        <w:t xml:space="preserve"> (for older policies) (because the paid to date column has same dates for different months)</w:t>
      </w:r>
    </w:p>
    <w:p w:rsidR="00000000" w:rsidDel="00000000" w:rsidP="00000000" w:rsidRDefault="00000000" w:rsidRPr="00000000" w14:paraId="00000048">
      <w:pPr>
        <w:rPr>
          <w:sz w:val="32"/>
          <w:szCs w:val="32"/>
        </w:rPr>
      </w:pPr>
      <w:r w:rsidDel="00000000" w:rsidR="00000000" w:rsidRPr="00000000">
        <w:rPr>
          <w:sz w:val="32"/>
          <w:szCs w:val="32"/>
          <w:rtl w:val="0"/>
        </w:rPr>
        <w:t xml:space="preserve">For Agent Brittany Oliver all of the older policies from 7-1-25 and older was not advanced so please pay AE.</w:t>
      </w:r>
    </w:p>
    <w:p w:rsidR="00000000" w:rsidDel="00000000" w:rsidP="00000000" w:rsidRDefault="00000000" w:rsidRPr="00000000" w14:paraId="00000049">
      <w:pPr>
        <w:rPr>
          <w:sz w:val="32"/>
          <w:szCs w:val="32"/>
        </w:rPr>
      </w:pPr>
      <w:r w:rsidDel="00000000" w:rsidR="00000000" w:rsidRPr="00000000">
        <w:rPr>
          <w:sz w:val="32"/>
          <w:szCs w:val="32"/>
          <w:rtl w:val="0"/>
        </w:rPr>
        <w:t xml:space="preserve">Anywhere on statement if there is no agent it goes to mlb as ovr</w:t>
      </w:r>
    </w:p>
    <w:p w:rsidR="00000000" w:rsidDel="00000000" w:rsidP="00000000" w:rsidRDefault="00000000" w:rsidRPr="00000000" w14:paraId="0000004A">
      <w:pPr>
        <w:rPr>
          <w:sz w:val="32"/>
          <w:szCs w:val="32"/>
        </w:rPr>
      </w:pPr>
      <w:r w:rsidDel="00000000" w:rsidR="00000000" w:rsidRPr="00000000">
        <w:rPr>
          <w:sz w:val="32"/>
          <w:szCs w:val="32"/>
          <w:rtl w:val="0"/>
        </w:rPr>
        <w:t xml:space="preserve">For Group policies please use the policy column for ID because under division it will always say 2.</w:t>
      </w:r>
    </w:p>
    <w:p w:rsidR="00000000" w:rsidDel="00000000" w:rsidP="00000000" w:rsidRDefault="00000000" w:rsidRPr="00000000" w14:paraId="0000004B">
      <w:pPr>
        <w:rPr>
          <w:sz w:val="32"/>
          <w:szCs w:val="32"/>
        </w:rPr>
      </w:pPr>
      <w:r w:rsidDel="00000000" w:rsidR="00000000" w:rsidRPr="00000000">
        <w:rPr>
          <w:sz w:val="32"/>
          <w:szCs w:val="32"/>
          <w:rtl w:val="0"/>
        </w:rPr>
        <w:t xml:space="preserve">To get BOB individual go under individual cases dropdown member ID and under search type 010 (it can not be exported so need to contact them to get the file and they take 24 hours for the request. </w:t>
      </w:r>
    </w:p>
    <w:p w:rsidR="00000000" w:rsidDel="00000000" w:rsidP="00000000" w:rsidRDefault="00000000" w:rsidRPr="00000000" w14:paraId="0000004C">
      <w:pPr>
        <w:rPr>
          <w:sz w:val="32"/>
          <w:szCs w:val="32"/>
        </w:rPr>
      </w:pPr>
      <w:r w:rsidDel="00000000" w:rsidR="00000000" w:rsidRPr="00000000">
        <w:rPr>
          <w:sz w:val="32"/>
          <w:szCs w:val="32"/>
          <w:rtl w:val="0"/>
        </w:rPr>
        <w:t xml:space="preserve">For ameritas most of </w:t>
      </w:r>
      <w:r w:rsidDel="00000000" w:rsidR="00000000" w:rsidRPr="00000000">
        <w:rPr>
          <w:sz w:val="32"/>
          <w:szCs w:val="32"/>
          <w:highlight w:val="cyan"/>
          <w:rtl w:val="0"/>
        </w:rPr>
        <w:t xml:space="preserve">the policy numbers</w:t>
      </w:r>
      <w:r w:rsidDel="00000000" w:rsidR="00000000" w:rsidRPr="00000000">
        <w:rPr>
          <w:sz w:val="32"/>
          <w:szCs w:val="32"/>
          <w:rtl w:val="0"/>
        </w:rPr>
        <w:t xml:space="preserve"> have same id but different agents so always check this sheet on what id to use for what MEMBERS</w:t>
      </w:r>
    </w:p>
    <w:p w:rsidR="00000000" w:rsidDel="00000000" w:rsidP="00000000" w:rsidRDefault="00000000" w:rsidRPr="00000000" w14:paraId="0000004D">
      <w:pPr>
        <w:rPr>
          <w:sz w:val="32"/>
          <w:szCs w:val="32"/>
        </w:rPr>
      </w:pPr>
      <w:hyperlink r:id="rId9">
        <w:r w:rsidDel="00000000" w:rsidR="00000000" w:rsidRPr="00000000">
          <w:rPr>
            <w:color w:val="467886"/>
            <w:sz w:val="32"/>
            <w:szCs w:val="32"/>
            <w:u w:val="single"/>
            <w:rtl w:val="0"/>
          </w:rPr>
          <w:t xml:space="preserve">https://docs.google.com/spreadsheets/d/1_PHbcUSv-PTf9A3CKRvKX2aQ_Gxh3ijf/edit?usp=drive_link&amp;ouid=100678524831077906539&amp;rtpof=true&amp;sd=true</w:t>
        </w:r>
      </w:hyperlink>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sz w:val="32"/>
          <w:szCs w:val="32"/>
          <w:highlight w:val="yellow"/>
          <w:rtl w:val="0"/>
        </w:rPr>
        <w:t xml:space="preserve">Pivot Health and Latitude</w:t>
      </w: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sz w:val="32"/>
          <w:szCs w:val="32"/>
          <w:rtl w:val="0"/>
        </w:rPr>
        <w:t xml:space="preserve">For Pivot health we advance only dental policies rest are paid as earned. No advances on short term policies</w:t>
      </w:r>
    </w:p>
    <w:p w:rsidR="00000000" w:rsidDel="00000000" w:rsidP="00000000" w:rsidRDefault="00000000" w:rsidRPr="00000000" w14:paraId="00000050">
      <w:pPr>
        <w:rPr>
          <w:sz w:val="32"/>
          <w:szCs w:val="32"/>
        </w:rPr>
      </w:pPr>
      <w:r w:rsidDel="00000000" w:rsidR="00000000" w:rsidRPr="00000000">
        <w:rPr>
          <w:sz w:val="32"/>
          <w:szCs w:val="32"/>
          <w:rtl w:val="0"/>
        </w:rPr>
        <w:t xml:space="preserve">For any street agent commissions from pivot will be only Override because we they get direct pay from the carrier and MLB gets the override for example agent Lori Tunstall. </w:t>
      </w:r>
    </w:p>
    <w:p w:rsidR="00000000" w:rsidDel="00000000" w:rsidP="00000000" w:rsidRDefault="00000000" w:rsidRPr="00000000" w14:paraId="00000051">
      <w:pPr>
        <w:rPr>
          <w:sz w:val="32"/>
          <w:szCs w:val="32"/>
        </w:rPr>
      </w:pPr>
      <w:r w:rsidDel="00000000" w:rsidR="00000000" w:rsidRPr="00000000">
        <w:rPr>
          <w:sz w:val="32"/>
          <w:szCs w:val="32"/>
          <w:rtl w:val="0"/>
        </w:rPr>
        <w:t xml:space="preserve">No state available on BOB.</w:t>
      </w:r>
    </w:p>
    <w:p w:rsidR="00000000" w:rsidDel="00000000" w:rsidP="00000000" w:rsidRDefault="00000000" w:rsidRPr="00000000" w14:paraId="00000052">
      <w:pPr>
        <w:rPr>
          <w:sz w:val="32"/>
          <w:szCs w:val="32"/>
        </w:rPr>
      </w:pPr>
      <w:r w:rsidDel="00000000" w:rsidR="00000000" w:rsidRPr="00000000">
        <w:rPr>
          <w:sz w:val="32"/>
          <w:szCs w:val="32"/>
          <w:highlight w:val="yellow"/>
          <w:rtl w:val="0"/>
        </w:rPr>
        <w:t xml:space="preserve">BCBS if CA</w:t>
      </w: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For commission-related questions, contact Producer Services at: Phone: 800-559-5905 or Email: </w:t>
      </w:r>
      <w:hyperlink r:id="rId10">
        <w:r w:rsidDel="00000000" w:rsidR="00000000" w:rsidRPr="00000000">
          <w:rPr>
            <w:color w:val="467886"/>
            <w:sz w:val="32"/>
            <w:szCs w:val="32"/>
            <w:u w:val="single"/>
            <w:rtl w:val="0"/>
          </w:rPr>
          <w:t xml:space="preserve">producer.services@blueshieldca.com</w:t>
        </w:r>
      </w:hyperlink>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sz w:val="32"/>
          <w:szCs w:val="32"/>
          <w:rtl w:val="0"/>
        </w:rPr>
        <w:br w:type="textWrapping"/>
      </w:r>
    </w:p>
    <w:p w:rsidR="00000000" w:rsidDel="00000000" w:rsidP="00000000" w:rsidRDefault="00000000" w:rsidRPr="00000000" w14:paraId="00000055">
      <w:pPr>
        <w:rPr>
          <w:sz w:val="32"/>
          <w:szCs w:val="32"/>
        </w:rPr>
      </w:pPr>
      <w:r w:rsidDel="00000000" w:rsidR="00000000" w:rsidRPr="00000000">
        <w:rPr>
          <w:sz w:val="32"/>
          <w:szCs w:val="32"/>
          <w:highlight w:val="yellow"/>
          <w:rtl w:val="0"/>
        </w:rPr>
        <w:t xml:space="preserve">Corebridge</w:t>
      </w: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rPr>
          <w:sz w:val="32"/>
          <w:szCs w:val="32"/>
          <w:rtl w:val="0"/>
        </w:rPr>
        <w:t xml:space="preserve">We are not contracted to get advanced for corebridge. However we get some policies paid annually so in that case we will pay the policy annually for the whole year regardless of who is the agent. And underpay mode please make sure it has annually.</w:t>
      </w:r>
    </w:p>
    <w:p w:rsidR="00000000" w:rsidDel="00000000" w:rsidP="00000000" w:rsidRDefault="00000000" w:rsidRPr="00000000" w14:paraId="00000057">
      <w:pPr>
        <w:rPr>
          <w:sz w:val="32"/>
          <w:szCs w:val="32"/>
        </w:rPr>
      </w:pPr>
      <w:r w:rsidDel="00000000" w:rsidR="00000000" w:rsidRPr="00000000">
        <w:rPr>
          <w:sz w:val="32"/>
          <w:szCs w:val="32"/>
          <w:rtl w:val="0"/>
        </w:rPr>
        <w:t xml:space="preserve">Also, we get paid Quarterly for some policies so make sure to use pay mode as quarterly. </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sz w:val="32"/>
          <w:szCs w:val="32"/>
          <w:highlight w:val="yellow"/>
          <w:rtl w:val="0"/>
        </w:rPr>
        <w:t xml:space="preserve">Transamerica</w:t>
      </w:r>
      <w:r w:rsidDel="00000000" w:rsidR="00000000" w:rsidRPr="00000000">
        <w:rPr>
          <w:rtl w:val="0"/>
        </w:rPr>
      </w:r>
    </w:p>
    <w:p w:rsidR="00000000" w:rsidDel="00000000" w:rsidP="00000000" w:rsidRDefault="00000000" w:rsidRPr="00000000" w14:paraId="0000005A">
      <w:pPr>
        <w:rPr>
          <w:sz w:val="32"/>
          <w:szCs w:val="32"/>
        </w:rPr>
      </w:pPr>
      <w:r w:rsidDel="00000000" w:rsidR="00000000" w:rsidRPr="00000000">
        <w:rPr>
          <w:sz w:val="32"/>
          <w:szCs w:val="32"/>
          <w:rtl w:val="0"/>
        </w:rPr>
        <w:t xml:space="preserve">For Transamerica advance commissions we get paid 9 months advance for example if we got premium 535.56 and rate is 115% = 615.89 and we will 615.95/12 = 51.32*9 = 462 is what we will get paid. </w:t>
      </w:r>
    </w:p>
    <w:p w:rsidR="00000000" w:rsidDel="00000000" w:rsidP="00000000" w:rsidRDefault="00000000" w:rsidRPr="00000000" w14:paraId="0000005B">
      <w:pPr>
        <w:rPr>
          <w:sz w:val="32"/>
          <w:szCs w:val="32"/>
        </w:rPr>
      </w:pPr>
      <w:r w:rsidDel="00000000" w:rsidR="00000000" w:rsidRPr="00000000">
        <w:rPr>
          <w:sz w:val="32"/>
          <w:szCs w:val="32"/>
          <w:highlight w:val="yellow"/>
          <w:rtl w:val="0"/>
        </w:rPr>
        <w:t xml:space="preserve">Foresters</w:t>
      </w:r>
      <w:r w:rsidDel="00000000" w:rsidR="00000000" w:rsidRPr="00000000">
        <w:rPr>
          <w:rtl w:val="0"/>
        </w:rPr>
      </w:r>
    </w:p>
    <w:p w:rsidR="00000000" w:rsidDel="00000000" w:rsidP="00000000" w:rsidRDefault="00000000" w:rsidRPr="00000000" w14:paraId="0000005C">
      <w:pPr>
        <w:rPr>
          <w:sz w:val="32"/>
          <w:szCs w:val="32"/>
        </w:rPr>
      </w:pPr>
      <w:r w:rsidDel="00000000" w:rsidR="00000000" w:rsidRPr="00000000">
        <w:rPr>
          <w:sz w:val="32"/>
          <w:szCs w:val="32"/>
          <w:rtl w:val="0"/>
        </w:rPr>
        <w:t xml:space="preserve">For foresters sometimes we get same policy ID for same person with 2 different products so add 1 at the end to one of the policy ID when using different product. </w:t>
      </w:r>
    </w:p>
    <w:p w:rsidR="00000000" w:rsidDel="00000000" w:rsidP="00000000" w:rsidRDefault="00000000" w:rsidRPr="00000000" w14:paraId="0000005D">
      <w:pPr>
        <w:rPr>
          <w:sz w:val="32"/>
          <w:szCs w:val="32"/>
        </w:rPr>
      </w:pPr>
      <w:r w:rsidDel="00000000" w:rsidR="00000000" w:rsidRPr="00000000">
        <w:rPr>
          <w:sz w:val="32"/>
          <w:szCs w:val="32"/>
          <w:rtl w:val="0"/>
        </w:rPr>
        <w:t xml:space="preserve">Add OVR at the end of id for ovr policies.</w:t>
      </w:r>
    </w:p>
    <w:p w:rsidR="00000000" w:rsidDel="00000000" w:rsidP="00000000" w:rsidRDefault="00000000" w:rsidRPr="00000000" w14:paraId="0000005E">
      <w:pPr>
        <w:rPr>
          <w:sz w:val="32"/>
          <w:szCs w:val="32"/>
        </w:rPr>
      </w:pPr>
      <w:r w:rsidDel="00000000" w:rsidR="00000000" w:rsidRPr="00000000">
        <w:rPr>
          <w:sz w:val="32"/>
          <w:szCs w:val="32"/>
          <w:highlight w:val="yellow"/>
          <w:rtl w:val="0"/>
        </w:rPr>
        <w:t xml:space="preserve">Ladder Life</w:t>
      </w: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sz w:val="32"/>
          <w:szCs w:val="32"/>
          <w:rtl w:val="0"/>
        </w:rPr>
        <w:t xml:space="preserve">For ladder life we get 9 months AV from carrier for all agents but we will pay Av only to the agents who are AV on agent roster. So divide the premium by 9.</w:t>
      </w:r>
    </w:p>
    <w:p w:rsidR="00000000" w:rsidDel="00000000" w:rsidP="00000000" w:rsidRDefault="00000000" w:rsidRPr="00000000" w14:paraId="00000060">
      <w:pPr>
        <w:rPr>
          <w:sz w:val="32"/>
          <w:szCs w:val="32"/>
        </w:rPr>
      </w:pPr>
      <w:r w:rsidDel="00000000" w:rsidR="00000000" w:rsidRPr="00000000">
        <w:rPr>
          <w:sz w:val="32"/>
          <w:szCs w:val="32"/>
        </w:rPr>
        <w:drawing>
          <wp:inline distB="0" distT="0" distL="0" distR="0">
            <wp:extent cx="5112879" cy="1764188"/>
            <wp:effectExtent b="0" l="0" r="0" t="0"/>
            <wp:docPr descr="A black text on a white background&#10;&#10;AI-generated content may be incorrect." id="376405960" name="image2.png"/>
            <a:graphic>
              <a:graphicData uri="http://schemas.openxmlformats.org/drawingml/2006/picture">
                <pic:pic>
                  <pic:nvPicPr>
                    <pic:cNvPr descr="A black text on a white background&#10;&#10;AI-generated content may be incorrect." id="0" name="image2.png"/>
                    <pic:cNvPicPr preferRelativeResize="0"/>
                  </pic:nvPicPr>
                  <pic:blipFill>
                    <a:blip r:embed="rId11"/>
                    <a:srcRect b="0" l="0" r="0" t="0"/>
                    <a:stretch>
                      <a:fillRect/>
                    </a:stretch>
                  </pic:blipFill>
                  <pic:spPr>
                    <a:xfrm>
                      <a:off x="0" y="0"/>
                      <a:ext cx="5112879" cy="17641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32"/>
          <w:szCs w:val="32"/>
          <w:highlight w:val="yellow"/>
        </w:rPr>
      </w:pPr>
      <w:r w:rsidDel="00000000" w:rsidR="00000000" w:rsidRPr="00000000">
        <w:rPr>
          <w:sz w:val="32"/>
          <w:szCs w:val="32"/>
          <w:highlight w:val="yellow"/>
          <w:rtl w:val="0"/>
        </w:rPr>
        <w:t xml:space="preserve">Transamerica small group</w:t>
      </w:r>
    </w:p>
    <w:p w:rsidR="00000000" w:rsidDel="00000000" w:rsidP="00000000" w:rsidRDefault="00000000" w:rsidRPr="00000000" w14:paraId="00000062">
      <w:pPr>
        <w:rPr>
          <w:sz w:val="32"/>
          <w:szCs w:val="32"/>
        </w:rPr>
      </w:pPr>
      <w:r w:rsidDel="00000000" w:rsidR="00000000" w:rsidRPr="00000000">
        <w:rPr>
          <w:sz w:val="32"/>
          <w:szCs w:val="32"/>
          <w:rtl w:val="0"/>
        </w:rPr>
        <w:t xml:space="preserve">Use group number as ID</w:t>
      </w:r>
    </w:p>
    <w:p w:rsidR="00000000" w:rsidDel="00000000" w:rsidP="00000000" w:rsidRDefault="00000000" w:rsidRPr="00000000" w14:paraId="00000063">
      <w:pPr>
        <w:rPr>
          <w:sz w:val="32"/>
          <w:szCs w:val="32"/>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sz w:val="32"/>
          <w:szCs w:val="32"/>
          <w:highlight w:val="yellow"/>
          <w:rtl w:val="0"/>
        </w:rPr>
        <w:t xml:space="preserve">Assurity</w:t>
      </w: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We get assurity 9 months AV so we need to divide premium by 12. And net commissions by 9 only for advance commissions agents. Because we will not see this again for month 10th</w:t>
      </w:r>
    </w:p>
    <w:p w:rsidR="00000000" w:rsidDel="00000000" w:rsidP="00000000" w:rsidRDefault="00000000" w:rsidRPr="00000000" w14:paraId="00000066">
      <w:pPr>
        <w:rPr>
          <w:sz w:val="32"/>
          <w:szCs w:val="32"/>
        </w:rPr>
      </w:pPr>
      <w:r w:rsidDel="00000000" w:rsidR="00000000" w:rsidRPr="00000000">
        <w:rPr>
          <w:sz w:val="32"/>
          <w:szCs w:val="32"/>
          <w:rtl w:val="0"/>
        </w:rPr>
        <w:t xml:space="preserve">Starting 8/13/25 we will pay 9 months AV for assurity and older advances will be based off of 8 months towards debit balance. </w:t>
      </w:r>
    </w:p>
    <w:p w:rsidR="00000000" w:rsidDel="00000000" w:rsidP="00000000" w:rsidRDefault="00000000" w:rsidRPr="00000000" w14:paraId="00000067">
      <w:pPr>
        <w:rPr>
          <w:sz w:val="32"/>
          <w:szCs w:val="32"/>
        </w:rPr>
      </w:pPr>
      <w:r w:rsidDel="00000000" w:rsidR="00000000" w:rsidRPr="00000000">
        <w:rPr>
          <w:sz w:val="32"/>
          <w:szCs w:val="32"/>
          <w:rtl w:val="0"/>
        </w:rPr>
        <w:t xml:space="preserve">For anything paid annually we will pay annual regardless of the agent</w:t>
      </w:r>
    </w:p>
    <w:p w:rsidR="00000000" w:rsidDel="00000000" w:rsidP="00000000" w:rsidRDefault="00000000" w:rsidRPr="00000000" w14:paraId="00000068">
      <w:pPr>
        <w:rPr>
          <w:sz w:val="32"/>
          <w:szCs w:val="32"/>
        </w:rPr>
      </w:pPr>
      <w:r w:rsidDel="00000000" w:rsidR="00000000" w:rsidRPr="00000000">
        <w:rPr>
          <w:sz w:val="32"/>
          <w:szCs w:val="32"/>
          <w:highlight w:val="red"/>
          <w:rtl w:val="0"/>
        </w:rPr>
        <w:t xml:space="preserve">Note</w:t>
      </w:r>
      <w:r w:rsidDel="00000000" w:rsidR="00000000" w:rsidRPr="00000000">
        <w:rPr>
          <w:sz w:val="32"/>
          <w:szCs w:val="32"/>
          <w:rtl w:val="0"/>
        </w:rPr>
        <w:t xml:space="preserve"> : if there is no date on Premium Due date column ( those premiums are only dived by 12 because those are whole yr premiums) rest where it has dates are already monthly premium</w:t>
      </w:r>
    </w:p>
    <w:p w:rsidR="00000000" w:rsidDel="00000000" w:rsidP="00000000" w:rsidRDefault="00000000" w:rsidRPr="00000000" w14:paraId="00000069">
      <w:pPr>
        <w:rPr>
          <w:sz w:val="32"/>
          <w:szCs w:val="32"/>
        </w:rPr>
      </w:pPr>
      <w:r w:rsidDel="00000000" w:rsidR="00000000" w:rsidRPr="00000000">
        <w:rPr>
          <w:sz w:val="32"/>
          <w:szCs w:val="32"/>
          <w:rtl w:val="0"/>
        </w:rPr>
        <w:t xml:space="preserve">For Assurity schedules we can find on website under contracting kits and commissions schedules.</w:t>
      </w:r>
      <w:r w:rsidDel="00000000" w:rsidR="00000000" w:rsidRPr="00000000">
        <w:rPr>
          <w:sz w:val="32"/>
          <w:szCs w:val="32"/>
        </w:rPr>
        <w:drawing>
          <wp:inline distB="0" distT="0" distL="0" distR="0">
            <wp:extent cx="5943600" cy="2820670"/>
            <wp:effectExtent b="0" l="0" r="0" t="0"/>
            <wp:docPr id="37640596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82067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highlight w:val="yellow"/>
        </w:rPr>
      </w:pPr>
      <w:r w:rsidDel="00000000" w:rsidR="00000000" w:rsidRPr="00000000">
        <w:rPr>
          <w:sz w:val="32"/>
          <w:szCs w:val="32"/>
          <w:highlight w:val="yellow"/>
          <w:rtl w:val="0"/>
        </w:rPr>
        <w:t xml:space="preserve">Allstate Allied</w:t>
      </w:r>
    </w:p>
    <w:p w:rsidR="00000000" w:rsidDel="00000000" w:rsidP="00000000" w:rsidRDefault="00000000" w:rsidRPr="00000000" w14:paraId="0000006C">
      <w:pPr>
        <w:rPr>
          <w:sz w:val="32"/>
          <w:szCs w:val="32"/>
        </w:rPr>
      </w:pPr>
      <w:r w:rsidDel="00000000" w:rsidR="00000000" w:rsidRPr="00000000">
        <w:rPr>
          <w:sz w:val="32"/>
          <w:szCs w:val="32"/>
          <w:rtl w:val="0"/>
        </w:rPr>
        <w:t xml:space="preserve">For all states allied group the haveco tool and MFG IN it comes with $123.72 and $185.58 which is total 309 which is 10% of 3092.80 so pay in one transaction only.</w:t>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sz w:val="32"/>
          <w:szCs w:val="32"/>
          <w:highlight w:val="yellow"/>
          <w:rtl w:val="0"/>
        </w:rPr>
        <w:t xml:space="preserve">Commissions email : </w:t>
      </w:r>
      <w:r w:rsidDel="00000000" w:rsidR="00000000" w:rsidRPr="00000000">
        <w:rPr>
          <w:rtl w:val="0"/>
        </w:rPr>
      </w:r>
    </w:p>
    <w:p w:rsidR="00000000" w:rsidDel="00000000" w:rsidP="00000000" w:rsidRDefault="00000000" w:rsidRPr="00000000" w14:paraId="0000006F">
      <w:pPr>
        <w:rPr>
          <w:sz w:val="32"/>
          <w:szCs w:val="32"/>
          <w:highlight w:val="yellow"/>
        </w:rPr>
      </w:pPr>
      <w:r w:rsidDel="00000000" w:rsidR="00000000" w:rsidRPr="00000000">
        <w:rPr>
          <w:sz w:val="32"/>
          <w:szCs w:val="32"/>
          <w:rtl w:val="0"/>
        </w:rPr>
        <w:t xml:space="preserve">absf.commissions@alliedbenefit.com</w:t>
      </w: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sz w:val="32"/>
          <w:szCs w:val="32"/>
          <w:highlight w:val="yellow"/>
          <w:rtl w:val="0"/>
        </w:rPr>
        <w:t xml:space="preserve">Minnlife</w:t>
      </w:r>
      <w:r w:rsidDel="00000000" w:rsidR="00000000" w:rsidRPr="00000000">
        <w:rPr>
          <w:rtl w:val="0"/>
        </w:rPr>
      </w:r>
    </w:p>
    <w:p w:rsidR="00000000" w:rsidDel="00000000" w:rsidP="00000000" w:rsidRDefault="00000000" w:rsidRPr="00000000" w14:paraId="00000071">
      <w:pPr>
        <w:rPr>
          <w:sz w:val="32"/>
          <w:szCs w:val="32"/>
        </w:rPr>
      </w:pPr>
      <w:r w:rsidDel="00000000" w:rsidR="00000000" w:rsidRPr="00000000">
        <w:rPr>
          <w:sz w:val="32"/>
          <w:szCs w:val="32"/>
          <w:rtl w:val="0"/>
        </w:rPr>
        <w:t xml:space="preserve">For Minlife all of the policies which are mlb it has to go to Jason</w:t>
      </w:r>
    </w:p>
    <w:p w:rsidR="00000000" w:rsidDel="00000000" w:rsidP="00000000" w:rsidRDefault="00000000" w:rsidRPr="00000000" w14:paraId="00000072">
      <w:pPr>
        <w:rPr>
          <w:sz w:val="32"/>
          <w:szCs w:val="32"/>
        </w:rPr>
      </w:pPr>
      <w:r w:rsidDel="00000000" w:rsidR="00000000" w:rsidRPr="00000000">
        <w:rPr>
          <w:sz w:val="32"/>
          <w:szCs w:val="32"/>
          <w:rtl w:val="0"/>
        </w:rPr>
        <w:t xml:space="preserve">We do not get Advance on polices from minnlife</w:t>
      </w:r>
    </w:p>
    <w:p w:rsidR="00000000" w:rsidDel="00000000" w:rsidP="00000000" w:rsidRDefault="00000000" w:rsidRPr="00000000" w14:paraId="00000073">
      <w:pPr>
        <w:rPr>
          <w:sz w:val="32"/>
          <w:szCs w:val="32"/>
        </w:rPr>
      </w:pPr>
      <w:r w:rsidDel="00000000" w:rsidR="00000000" w:rsidRPr="00000000">
        <w:rPr>
          <w:sz w:val="32"/>
          <w:szCs w:val="32"/>
          <w:rtl w:val="0"/>
        </w:rPr>
        <w:t xml:space="preserve">If we get big payments in thousands like 1000 or 12k and up they are annual payments so no advance on them. We stll pay the agent annual amount. </w:t>
      </w:r>
    </w:p>
    <w:p w:rsidR="00000000" w:rsidDel="00000000" w:rsidP="00000000" w:rsidRDefault="00000000" w:rsidRPr="00000000" w14:paraId="00000074">
      <w:pPr>
        <w:rPr>
          <w:sz w:val="32"/>
          <w:szCs w:val="32"/>
        </w:rPr>
      </w:pPr>
      <w:r w:rsidDel="00000000" w:rsidR="00000000" w:rsidRPr="00000000">
        <w:rPr>
          <w:sz w:val="32"/>
          <w:szCs w:val="32"/>
          <w:rtl w:val="0"/>
        </w:rPr>
        <w:t xml:space="preserve">I am not advancing in Minnlife because of the targeted premium issue.</w:t>
      </w:r>
    </w:p>
    <w:p w:rsidR="00000000" w:rsidDel="00000000" w:rsidP="00000000" w:rsidRDefault="00000000" w:rsidRPr="00000000" w14:paraId="00000075">
      <w:pPr>
        <w:rPr>
          <w:sz w:val="32"/>
          <w:szCs w:val="32"/>
        </w:rPr>
      </w:pPr>
      <w:r w:rsidDel="00000000" w:rsidR="00000000" w:rsidRPr="00000000">
        <w:rPr>
          <w:sz w:val="32"/>
          <w:szCs w:val="32"/>
          <w:rtl w:val="0"/>
        </w:rPr>
        <w:t xml:space="preserve">When we start getting excess premium payments I just change the product and pay with less paying product.</w:t>
      </w:r>
    </w:p>
    <w:p w:rsidR="00000000" w:rsidDel="00000000" w:rsidP="00000000" w:rsidRDefault="00000000" w:rsidRPr="00000000" w14:paraId="00000076">
      <w:pPr>
        <w:rPr>
          <w:sz w:val="32"/>
          <w:szCs w:val="32"/>
        </w:rPr>
      </w:pPr>
      <w:r w:rsidDel="00000000" w:rsidR="00000000" w:rsidRPr="00000000">
        <w:rPr>
          <w:color w:val="ee0000"/>
          <w:sz w:val="32"/>
          <w:szCs w:val="32"/>
          <w:rtl w:val="0"/>
        </w:rPr>
        <w:t xml:space="preserve">Most of the policies will pay is more until the trargated premium is paid and then once that is paid it will lower the commissions so always review each policy</w:t>
      </w:r>
      <w:r w:rsidDel="00000000" w:rsidR="00000000" w:rsidRPr="00000000">
        <w:rPr>
          <w:sz w:val="32"/>
          <w:szCs w:val="32"/>
          <w:rtl w:val="0"/>
        </w:rPr>
        <w:t xml:space="preserve">.</w:t>
      </w:r>
    </w:p>
    <w:p w:rsidR="00000000" w:rsidDel="00000000" w:rsidP="00000000" w:rsidRDefault="00000000" w:rsidRPr="00000000" w14:paraId="00000077">
      <w:pPr>
        <w:rPr>
          <w:sz w:val="32"/>
          <w:szCs w:val="32"/>
          <w:highlight w:val="yellow"/>
        </w:rPr>
      </w:pPr>
      <w:r w:rsidDel="00000000" w:rsidR="00000000" w:rsidRPr="00000000">
        <w:rPr>
          <w:rtl w:val="0"/>
        </w:rPr>
      </w:r>
    </w:p>
    <w:p w:rsidR="00000000" w:rsidDel="00000000" w:rsidP="00000000" w:rsidRDefault="00000000" w:rsidRPr="00000000" w14:paraId="00000078">
      <w:pPr>
        <w:rPr>
          <w:sz w:val="32"/>
          <w:szCs w:val="32"/>
        </w:rPr>
      </w:pPr>
      <w:r w:rsidDel="00000000" w:rsidR="00000000" w:rsidRPr="00000000">
        <w:rPr>
          <w:sz w:val="32"/>
          <w:szCs w:val="32"/>
          <w:highlight w:val="yellow"/>
          <w:rtl w:val="0"/>
        </w:rPr>
        <w:t xml:space="preserve">Kaiser</w:t>
      </w: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sz w:val="32"/>
          <w:szCs w:val="32"/>
          <w:rtl w:val="0"/>
        </w:rPr>
        <w:t xml:space="preserve">For Kaiser Mid Atlantic statement, we do not have member Id so we started using MLLB0041 till MLLB0179 so keep updating new ID as we keep getting new policies. </w:t>
      </w:r>
    </w:p>
    <w:p w:rsidR="00000000" w:rsidDel="00000000" w:rsidP="00000000" w:rsidRDefault="00000000" w:rsidRPr="00000000" w14:paraId="0000007A">
      <w:pPr>
        <w:rPr>
          <w:sz w:val="32"/>
          <w:szCs w:val="32"/>
          <w:highlight w:val="yellow"/>
        </w:rPr>
      </w:pPr>
      <w:r w:rsidDel="00000000" w:rsidR="00000000" w:rsidRPr="00000000">
        <w:rPr>
          <w:rtl w:val="0"/>
        </w:rPr>
      </w:r>
    </w:p>
    <w:p w:rsidR="00000000" w:rsidDel="00000000" w:rsidP="00000000" w:rsidRDefault="00000000" w:rsidRPr="00000000" w14:paraId="0000007B">
      <w:pPr>
        <w:rPr>
          <w:sz w:val="32"/>
          <w:szCs w:val="32"/>
          <w:highlight w:val="yellow"/>
        </w:rPr>
      </w:pPr>
      <w:r w:rsidDel="00000000" w:rsidR="00000000" w:rsidRPr="00000000">
        <w:rPr>
          <w:sz w:val="32"/>
          <w:szCs w:val="32"/>
          <w:highlight w:val="yellow"/>
          <w:rtl w:val="0"/>
        </w:rPr>
        <w:t xml:space="preserve">Kaiser of WA</w:t>
      </w:r>
    </w:p>
    <w:p w:rsidR="00000000" w:rsidDel="00000000" w:rsidP="00000000" w:rsidRDefault="00000000" w:rsidRPr="00000000" w14:paraId="0000007C">
      <w:pPr>
        <w:rPr>
          <w:sz w:val="32"/>
          <w:szCs w:val="32"/>
          <w:highlight w:val="yellow"/>
        </w:rPr>
      </w:pPr>
      <w:r w:rsidDel="00000000" w:rsidR="00000000" w:rsidRPr="00000000">
        <w:rPr>
          <w:sz w:val="32"/>
          <w:szCs w:val="32"/>
          <w:highlight w:val="yellow"/>
          <w:rtl w:val="0"/>
        </w:rPr>
        <w:t xml:space="preserve">If the policy number is same but the policy name is different you should add a letter to make the other policy number unique.</w:t>
      </w:r>
    </w:p>
    <w:p w:rsidR="00000000" w:rsidDel="00000000" w:rsidP="00000000" w:rsidRDefault="00000000" w:rsidRPr="00000000" w14:paraId="0000007D">
      <w:pPr>
        <w:rPr>
          <w:sz w:val="32"/>
          <w:szCs w:val="32"/>
          <w:highlight w:val="yellow"/>
        </w:rPr>
      </w:pPr>
      <w:r w:rsidDel="00000000" w:rsidR="00000000" w:rsidRPr="00000000">
        <w:rPr>
          <w:rtl w:val="0"/>
        </w:rPr>
      </w:r>
    </w:p>
    <w:p w:rsidR="00000000" w:rsidDel="00000000" w:rsidP="00000000" w:rsidRDefault="00000000" w:rsidRPr="00000000" w14:paraId="0000007E">
      <w:pPr>
        <w:rPr>
          <w:sz w:val="32"/>
          <w:szCs w:val="32"/>
        </w:rPr>
      </w:pPr>
      <w:r w:rsidDel="00000000" w:rsidR="00000000" w:rsidRPr="00000000">
        <w:rPr>
          <w:sz w:val="32"/>
          <w:szCs w:val="32"/>
          <w:highlight w:val="yellow"/>
          <w:rtl w:val="0"/>
        </w:rPr>
        <w:t xml:space="preserve">Kaiser of Northwest</w:t>
      </w:r>
      <w:r w:rsidDel="00000000" w:rsidR="00000000" w:rsidRPr="00000000">
        <w:rPr>
          <w:rtl w:val="0"/>
        </w:rPr>
      </w:r>
    </w:p>
    <w:p w:rsidR="00000000" w:rsidDel="00000000" w:rsidP="00000000" w:rsidRDefault="00000000" w:rsidRPr="00000000" w14:paraId="0000007F">
      <w:pPr>
        <w:rPr>
          <w:sz w:val="32"/>
          <w:szCs w:val="32"/>
        </w:rPr>
      </w:pPr>
      <w:r w:rsidDel="00000000" w:rsidR="00000000" w:rsidRPr="00000000">
        <w:rPr>
          <w:sz w:val="32"/>
          <w:szCs w:val="32"/>
          <w:rtl w:val="0"/>
        </w:rPr>
        <w:t xml:space="preserve">We have only one policy so far for Witham Jerry and ID will be NW100 keep adding NW101 if we get new policy. </w:t>
      </w:r>
    </w:p>
    <w:p w:rsidR="00000000" w:rsidDel="00000000" w:rsidP="00000000" w:rsidRDefault="00000000" w:rsidRPr="00000000" w14:paraId="00000080">
      <w:pPr>
        <w:rPr>
          <w:sz w:val="32"/>
          <w:szCs w:val="32"/>
        </w:rPr>
      </w:pP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sz w:val="32"/>
          <w:szCs w:val="32"/>
          <w:rtl w:val="0"/>
        </w:rPr>
        <w:t xml:space="preserve">For </w:t>
      </w:r>
      <w:sdt>
        <w:sdtPr>
          <w:id w:val="-1209936417"/>
          <w:tag w:val="goog_rdk_0"/>
        </w:sdtPr>
        <w:sdtContent>
          <w:r w:rsidDel="00000000" w:rsidR="00000000" w:rsidRPr="00000000">
            <w:rPr>
              <w:sz w:val="32"/>
              <w:szCs w:val="32"/>
              <w:highlight w:val="yellow"/>
              <w:rtl w:val="0"/>
              <w:rPrChange w:author="Janki Patel" w:id="0" w:date="2024-10-22T16:53:00Z">
                <w:rPr>
                  <w:sz w:val="32"/>
                  <w:szCs w:val="32"/>
                </w:rPr>
              </w:rPrChange>
            </w:rPr>
            <w:t xml:space="preserve">Kaiser of Colorado ID</w:t>
          </w:r>
        </w:sdtContent>
      </w:sdt>
      <w:r w:rsidDel="00000000" w:rsidR="00000000" w:rsidRPr="00000000">
        <w:rPr>
          <w:sz w:val="32"/>
          <w:szCs w:val="32"/>
          <w:rtl w:val="0"/>
        </w:rPr>
        <w:t xml:space="preserve"> I added new ID’s from CO123 until CO498 so use this link and keep adding new policies to this book of business. </w:t>
        <w:br w:type="textWrapping"/>
        <w:t xml:space="preserve">For ACA 2026 add 1 after policy number.</w:t>
      </w:r>
    </w:p>
    <w:p w:rsidR="00000000" w:rsidDel="00000000" w:rsidP="00000000" w:rsidRDefault="00000000" w:rsidRPr="00000000" w14:paraId="00000082">
      <w:pPr>
        <w:rPr>
          <w:sz w:val="32"/>
          <w:szCs w:val="32"/>
        </w:rPr>
      </w:pPr>
      <w:hyperlink r:id="rId13">
        <w:r w:rsidDel="00000000" w:rsidR="00000000" w:rsidRPr="00000000">
          <w:rPr>
            <w:color w:val="467886"/>
            <w:sz w:val="32"/>
            <w:szCs w:val="32"/>
            <w:u w:val="single"/>
            <w:rtl w:val="0"/>
          </w:rPr>
          <w:t xml:space="preserve">https://docs.google.com/spreadsheets/d/1vx9dCdL8pSC2tWipKzILAQ2yVX33dOhQ/edit?usp=sharing&amp;ouid=100678524831077906539&amp;rtpof=true&amp;sd=true</w:t>
        </w:r>
      </w:hyperlink>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rtl w:val="0"/>
        </w:rPr>
      </w:r>
    </w:p>
    <w:p w:rsidR="00000000" w:rsidDel="00000000" w:rsidP="00000000" w:rsidRDefault="00000000" w:rsidRPr="00000000" w14:paraId="00000085">
      <w:pPr>
        <w:rPr>
          <w:sz w:val="32"/>
          <w:szCs w:val="32"/>
        </w:rPr>
      </w:pPr>
      <w:r w:rsidDel="00000000" w:rsidR="00000000" w:rsidRPr="00000000">
        <w:rPr>
          <w:sz w:val="32"/>
          <w:szCs w:val="32"/>
          <w:rtl w:val="0"/>
        </w:rPr>
        <w:t xml:space="preserve">For </w:t>
      </w:r>
      <w:sdt>
        <w:sdtPr>
          <w:id w:val="1941006286"/>
          <w:tag w:val="goog_rdk_1"/>
        </w:sdtPr>
        <w:sdtContent>
          <w:r w:rsidDel="00000000" w:rsidR="00000000" w:rsidRPr="00000000">
            <w:rPr>
              <w:sz w:val="32"/>
              <w:szCs w:val="32"/>
              <w:highlight w:val="yellow"/>
              <w:rtl w:val="0"/>
              <w:rPrChange w:author="Janki Patel" w:id="1" w:date="2024-10-22T16:53:00Z">
                <w:rPr>
                  <w:sz w:val="32"/>
                  <w:szCs w:val="32"/>
                </w:rPr>
              </w:rPrChange>
            </w:rPr>
            <w:t xml:space="preserve">Kaiser GA</w:t>
          </w:r>
        </w:sdtContent>
      </w:sdt>
      <w:r w:rsidDel="00000000" w:rsidR="00000000" w:rsidRPr="00000000">
        <w:rPr>
          <w:sz w:val="32"/>
          <w:szCs w:val="32"/>
          <w:rtl w:val="0"/>
        </w:rPr>
        <w:t xml:space="preserve"> ID start with GA12</w:t>
      </w:r>
      <w:sdt>
        <w:sdtPr>
          <w:id w:val="877486135"/>
          <w:tag w:val="goog_rdk_2"/>
        </w:sdtPr>
        <w:sdtContent>
          <w:ins w:author="Guest User" w:id="2" w:date="2024-10-22T16:59:00Z">
            <w:r w:rsidDel="00000000" w:rsidR="00000000" w:rsidRPr="00000000">
              <w:rPr>
                <w:sz w:val="32"/>
                <w:szCs w:val="32"/>
                <w:rtl w:val="0"/>
              </w:rPr>
              <w:t xml:space="preserve">4</w:t>
            </w:r>
          </w:ins>
        </w:sdtContent>
      </w:sdt>
      <w:sdt>
        <w:sdtPr>
          <w:id w:val="-73409637"/>
          <w:tag w:val="goog_rdk_3"/>
        </w:sdtPr>
        <w:sdtContent>
          <w:del w:author="Guest User" w:id="2" w:date="2024-10-22T16:59:00Z">
            <w:r w:rsidDel="00000000" w:rsidR="00000000" w:rsidRPr="00000000">
              <w:rPr>
                <w:sz w:val="32"/>
                <w:szCs w:val="32"/>
                <w:rtl w:val="0"/>
              </w:rPr>
              <w:delText xml:space="preserve">3</w:delText>
            </w:r>
          </w:del>
        </w:sdtContent>
      </w:sdt>
      <w:r w:rsidDel="00000000" w:rsidR="00000000" w:rsidRPr="00000000">
        <w:rPr>
          <w:sz w:val="32"/>
          <w:szCs w:val="32"/>
          <w:rtl w:val="0"/>
        </w:rPr>
        <w:t xml:space="preserve">.</w:t>
      </w:r>
    </w:p>
    <w:p w:rsidR="00000000" w:rsidDel="00000000" w:rsidP="00000000" w:rsidRDefault="00000000" w:rsidRPr="00000000" w14:paraId="00000086">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Kaiser</w:t>
      </w:r>
      <w:r w:rsidDel="00000000" w:rsidR="00000000" w:rsidRPr="00000000">
        <w:rPr>
          <w:sz w:val="32"/>
          <w:szCs w:val="32"/>
          <w:rtl w:val="0"/>
        </w:rPr>
        <w:t xml:space="preserve"> whenever we get statements we email </w:t>
      </w:r>
      <w:hyperlink r:id="rId14">
        <w:r w:rsidDel="00000000" w:rsidR="00000000" w:rsidRPr="00000000">
          <w:rPr>
            <w:color w:val="467886"/>
            <w:sz w:val="32"/>
            <w:szCs w:val="32"/>
            <w:u w:val="single"/>
            <w:rtl w:val="0"/>
          </w:rPr>
          <w:t xml:space="preserve">CO-BrokerComp@kp.org</w:t>
        </w:r>
      </w:hyperlink>
      <w:r w:rsidDel="00000000" w:rsidR="00000000" w:rsidRPr="00000000">
        <w:rPr>
          <w:sz w:val="32"/>
          <w:szCs w:val="32"/>
          <w:rtl w:val="0"/>
        </w:rPr>
        <w:t xml:space="preserve"> and </w:t>
      </w:r>
      <w:hyperlink r:id="rId15">
        <w:r w:rsidDel="00000000" w:rsidR="00000000" w:rsidRPr="00000000">
          <w:rPr>
            <w:color w:val="467886"/>
            <w:sz w:val="32"/>
            <w:szCs w:val="32"/>
            <w:u w:val="single"/>
            <w:rtl w:val="0"/>
          </w:rPr>
          <w:t xml:space="preserve">brokersupport-MAS@kp.org</w:t>
        </w:r>
      </w:hyperlink>
      <w:r w:rsidDel="00000000" w:rsidR="00000000" w:rsidRPr="00000000">
        <w:rPr>
          <w:sz w:val="32"/>
          <w:szCs w:val="32"/>
          <w:rtl w:val="0"/>
        </w:rPr>
        <w:t xml:space="preserve"> to ask for all excel form statements with Book of business. </w:t>
        <w:br w:type="textWrapping"/>
        <w:t xml:space="preserve">For GA I added new ID’s from GA123 Until GA134 so use this link and keep adding new policys to this sheet </w:t>
        <w:br w:type="textWrapping"/>
      </w:r>
      <w:hyperlink r:id="rId16">
        <w:r w:rsidDel="00000000" w:rsidR="00000000" w:rsidRPr="00000000">
          <w:rPr>
            <w:color w:val="1155cc"/>
            <w:sz w:val="32"/>
            <w:szCs w:val="32"/>
            <w:u w:val="single"/>
            <w:rtl w:val="0"/>
          </w:rPr>
          <w:t xml:space="preserve">https://docs.google.com/spreadsheets/d/1pYqlOC7XZJ6eecINvo76-cClZxnt8M2ad3fn7CWGzug/edit?usp=sharing</w:t>
        </w:r>
      </w:hyperlink>
      <w:r w:rsidDel="00000000" w:rsidR="00000000" w:rsidRPr="00000000">
        <w:rPr>
          <w:rtl w:val="0"/>
        </w:rPr>
      </w:r>
    </w:p>
    <w:p w:rsidR="00000000" w:rsidDel="00000000" w:rsidP="00000000" w:rsidRDefault="00000000" w:rsidRPr="00000000" w14:paraId="00000087">
      <w:pPr>
        <w:rPr>
          <w:sz w:val="32"/>
          <w:szCs w:val="32"/>
        </w:rPr>
      </w:pPr>
      <w:r w:rsidDel="00000000" w:rsidR="00000000" w:rsidRPr="00000000">
        <w:rPr>
          <w:sz w:val="32"/>
          <w:szCs w:val="32"/>
          <w:rtl w:val="0"/>
        </w:rPr>
        <w:br w:type="textWrapping"/>
      </w:r>
    </w:p>
    <w:p w:rsidR="00000000" w:rsidDel="00000000" w:rsidP="00000000" w:rsidRDefault="00000000" w:rsidRPr="00000000" w14:paraId="00000088">
      <w:pPr>
        <w:rPr>
          <w:sz w:val="32"/>
          <w:szCs w:val="32"/>
        </w:rPr>
      </w:pPr>
      <w:r w:rsidDel="00000000" w:rsidR="00000000" w:rsidRPr="00000000">
        <w:rPr>
          <w:sz w:val="32"/>
          <w:szCs w:val="32"/>
          <w:highlight w:val="yellow"/>
          <w:rtl w:val="0"/>
        </w:rPr>
        <w:t xml:space="preserve">GTL</w:t>
      </w:r>
      <w:r w:rsidDel="00000000" w:rsidR="00000000" w:rsidRPr="00000000">
        <w:rPr>
          <w:rtl w:val="0"/>
        </w:rPr>
      </w:r>
    </w:p>
    <w:p w:rsidR="00000000" w:rsidDel="00000000" w:rsidP="00000000" w:rsidRDefault="00000000" w:rsidRPr="00000000" w14:paraId="00000089">
      <w:pPr>
        <w:rPr>
          <w:sz w:val="32"/>
          <w:szCs w:val="32"/>
        </w:rPr>
      </w:pPr>
      <w:r w:rsidDel="00000000" w:rsidR="00000000" w:rsidRPr="00000000">
        <w:rPr>
          <w:sz w:val="32"/>
          <w:szCs w:val="32"/>
          <w:rtl w:val="0"/>
        </w:rPr>
        <w:t xml:space="preserve">For GTL when paying AV divide the commission premium by 12. </w:t>
      </w:r>
    </w:p>
    <w:p w:rsidR="00000000" w:rsidDel="00000000" w:rsidP="00000000" w:rsidRDefault="00000000" w:rsidRPr="00000000" w14:paraId="0000008A">
      <w:pPr>
        <w:rPr>
          <w:sz w:val="32"/>
          <w:szCs w:val="32"/>
        </w:rPr>
      </w:pPr>
      <w:r w:rsidDel="00000000" w:rsidR="00000000" w:rsidRPr="00000000">
        <w:rPr>
          <w:sz w:val="32"/>
          <w:szCs w:val="32"/>
          <w:highlight w:val="yellow"/>
          <w:rtl w:val="0"/>
        </w:rPr>
        <w:t xml:space="preserve">GTL Weekly advance</w:t>
      </w:r>
      <w:r w:rsidDel="00000000" w:rsidR="00000000" w:rsidRPr="00000000">
        <w:rPr>
          <w:rtl w:val="0"/>
        </w:rPr>
      </w:r>
    </w:p>
    <w:p w:rsidR="00000000" w:rsidDel="00000000" w:rsidP="00000000" w:rsidRDefault="00000000" w:rsidRPr="00000000" w14:paraId="0000008B">
      <w:pPr>
        <w:rPr>
          <w:sz w:val="32"/>
          <w:szCs w:val="32"/>
        </w:rPr>
      </w:pPr>
      <w:r w:rsidDel="00000000" w:rsidR="00000000" w:rsidRPr="00000000">
        <w:rPr>
          <w:sz w:val="32"/>
          <w:szCs w:val="32"/>
          <w:rtl w:val="0"/>
        </w:rPr>
        <w:t xml:space="preserve">For GTL weekly advance we pay only agent who are on AV 6 months AV and we do not pay any AE  agents from weekly advances we will pay them only from Renewal statements.</w:t>
      </w:r>
    </w:p>
    <w:p w:rsidR="00000000" w:rsidDel="00000000" w:rsidP="00000000" w:rsidRDefault="00000000" w:rsidRPr="00000000" w14:paraId="0000008C">
      <w:pPr>
        <w:rPr>
          <w:sz w:val="32"/>
          <w:szCs w:val="32"/>
        </w:rPr>
      </w:pPr>
      <w:r w:rsidDel="00000000" w:rsidR="00000000" w:rsidRPr="00000000">
        <w:rPr>
          <w:sz w:val="32"/>
          <w:szCs w:val="32"/>
          <w:highlight w:val="yellow"/>
          <w:rtl w:val="0"/>
        </w:rPr>
        <w:t xml:space="preserve">GTL Weekly</w:t>
      </w: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sz w:val="32"/>
          <w:szCs w:val="32"/>
          <w:rtl w:val="0"/>
        </w:rPr>
        <w:t xml:space="preserve">On weekly statement if there are policies paid for first time it probably was not setup to receive advance so we pay advance only if the agent is on AV on agent roster. </w:t>
      </w:r>
    </w:p>
    <w:p w:rsidR="00000000" w:rsidDel="00000000" w:rsidP="00000000" w:rsidRDefault="00000000" w:rsidRPr="00000000" w14:paraId="0000008E">
      <w:pPr>
        <w:rPr>
          <w:sz w:val="32"/>
          <w:szCs w:val="32"/>
          <w:highlight w:val="yellow"/>
        </w:rPr>
      </w:pPr>
      <w:r w:rsidDel="00000000" w:rsidR="00000000" w:rsidRPr="00000000">
        <w:rPr>
          <w:sz w:val="32"/>
          <w:szCs w:val="32"/>
          <w:highlight w:val="yellow"/>
          <w:rtl w:val="0"/>
        </w:rPr>
        <w:t xml:space="preserve">For GTL before effective 5-1-25 we paid 6 months AV after we pay 9 months AV</w:t>
      </w:r>
    </w:p>
    <w:p w:rsidR="00000000" w:rsidDel="00000000" w:rsidP="00000000" w:rsidRDefault="00000000" w:rsidRPr="00000000" w14:paraId="0000008F">
      <w:pPr>
        <w:rPr>
          <w:sz w:val="32"/>
          <w:szCs w:val="32"/>
          <w:highlight w:val="yellow"/>
        </w:rPr>
      </w:pPr>
      <w:r w:rsidDel="00000000" w:rsidR="00000000" w:rsidRPr="00000000">
        <w:rPr>
          <w:sz w:val="32"/>
          <w:szCs w:val="32"/>
          <w:highlight w:val="yellow"/>
          <w:rtl w:val="0"/>
        </w:rPr>
        <w:t xml:space="preserve">Cigna ACA</w:t>
      </w:r>
    </w:p>
    <w:p w:rsidR="00000000" w:rsidDel="00000000" w:rsidP="00000000" w:rsidRDefault="00000000" w:rsidRPr="00000000" w14:paraId="00000090">
      <w:pPr>
        <w:rPr>
          <w:sz w:val="32"/>
          <w:szCs w:val="32"/>
        </w:rPr>
      </w:pPr>
      <w:r w:rsidDel="00000000" w:rsidR="00000000" w:rsidRPr="00000000">
        <w:rPr>
          <w:sz w:val="32"/>
          <w:szCs w:val="32"/>
          <w:rtl w:val="0"/>
        </w:rPr>
        <w:t xml:space="preserve">For Cigna box overrides add 1 at the end of the policy ID</w:t>
      </w:r>
    </w:p>
    <w:p w:rsidR="00000000" w:rsidDel="00000000" w:rsidP="00000000" w:rsidRDefault="00000000" w:rsidRPr="00000000" w14:paraId="00000091">
      <w:pPr>
        <w:rPr>
          <w:sz w:val="32"/>
          <w:szCs w:val="32"/>
        </w:rPr>
      </w:pPr>
      <w:r w:rsidDel="00000000" w:rsidR="00000000" w:rsidRPr="00000000">
        <w:rPr>
          <w:sz w:val="32"/>
          <w:szCs w:val="32"/>
          <w:rtl w:val="0"/>
        </w:rPr>
        <w:t xml:space="preserve">For Cigna Dental polices add 7 at the end of the policies.</w:t>
      </w:r>
    </w:p>
    <w:p w:rsidR="00000000" w:rsidDel="00000000" w:rsidP="00000000" w:rsidRDefault="00000000" w:rsidRPr="00000000" w14:paraId="00000092">
      <w:pPr>
        <w:rPr>
          <w:sz w:val="32"/>
          <w:szCs w:val="32"/>
        </w:rPr>
      </w:pPr>
      <w:r w:rsidDel="00000000" w:rsidR="00000000" w:rsidRPr="00000000">
        <w:rPr>
          <w:sz w:val="32"/>
          <w:szCs w:val="32"/>
          <w:rtl w:val="0"/>
        </w:rPr>
        <w:t xml:space="preserve">For </w:t>
      </w:r>
      <w:r w:rsidDel="00000000" w:rsidR="00000000" w:rsidRPr="00000000">
        <w:rPr>
          <w:color w:val="ff0000"/>
          <w:sz w:val="32"/>
          <w:szCs w:val="32"/>
          <w:rtl w:val="0"/>
        </w:rPr>
        <w:t xml:space="preserve">Cigna BONUS</w:t>
      </w:r>
      <w:r w:rsidDel="00000000" w:rsidR="00000000" w:rsidRPr="00000000">
        <w:rPr>
          <w:sz w:val="32"/>
          <w:szCs w:val="32"/>
          <w:rtl w:val="0"/>
        </w:rPr>
        <w:t xml:space="preserve"> add 5 at the end of the policy ID</w:t>
      </w:r>
    </w:p>
    <w:p w:rsidR="00000000" w:rsidDel="00000000" w:rsidP="00000000" w:rsidRDefault="00000000" w:rsidRPr="00000000" w14:paraId="00000093">
      <w:pPr>
        <w:rPr>
          <w:sz w:val="32"/>
          <w:szCs w:val="32"/>
        </w:rPr>
      </w:pPr>
      <w:r w:rsidDel="00000000" w:rsidR="00000000" w:rsidRPr="00000000">
        <w:rPr>
          <w:sz w:val="32"/>
          <w:szCs w:val="32"/>
          <w:rtl w:val="0"/>
        </w:rPr>
        <w:t xml:space="preserve"> </w:t>
      </w:r>
      <w:r w:rsidDel="00000000" w:rsidR="00000000" w:rsidRPr="00000000">
        <w:rPr>
          <w:sz w:val="32"/>
          <w:szCs w:val="32"/>
          <w:highlight w:val="yellow"/>
          <w:rtl w:val="0"/>
        </w:rPr>
        <w:t xml:space="preserve">Cigna MAPD</w:t>
      </w:r>
      <w:r w:rsidDel="00000000" w:rsidR="00000000" w:rsidRPr="00000000">
        <w:rPr>
          <w:rtl w:val="0"/>
        </w:rPr>
      </w:r>
    </w:p>
    <w:p w:rsidR="00000000" w:rsidDel="00000000" w:rsidP="00000000" w:rsidRDefault="00000000" w:rsidRPr="00000000" w14:paraId="00000094">
      <w:pPr>
        <w:rPr>
          <w:sz w:val="32"/>
          <w:szCs w:val="32"/>
          <w:highlight w:val="yellow"/>
        </w:rPr>
      </w:pPr>
      <w:r w:rsidDel="00000000" w:rsidR="00000000" w:rsidRPr="00000000">
        <w:rPr>
          <w:sz w:val="32"/>
          <w:szCs w:val="32"/>
          <w:highlight w:val="yellow"/>
          <w:rtl w:val="0"/>
        </w:rPr>
        <w:t xml:space="preserve">For 2025 Add 9 at the end of the ID and 99 for Overrides</w:t>
      </w:r>
    </w:p>
    <w:p w:rsidR="00000000" w:rsidDel="00000000" w:rsidP="00000000" w:rsidRDefault="00000000" w:rsidRPr="00000000" w14:paraId="00000095">
      <w:pPr>
        <w:rPr>
          <w:sz w:val="32"/>
          <w:szCs w:val="32"/>
        </w:rPr>
      </w:pPr>
      <w:r w:rsidDel="00000000" w:rsidR="00000000" w:rsidRPr="00000000">
        <w:rPr>
          <w:sz w:val="32"/>
          <w:szCs w:val="32"/>
          <w:rtl w:val="0"/>
        </w:rPr>
        <w:t xml:space="preserve">Contact Us</w:t>
      </w:r>
    </w:p>
    <w:p w:rsidR="00000000" w:rsidDel="00000000" w:rsidP="00000000" w:rsidRDefault="00000000" w:rsidRPr="00000000" w14:paraId="00000096">
      <w:pPr>
        <w:rPr>
          <w:sz w:val="32"/>
          <w:szCs w:val="32"/>
        </w:rPr>
      </w:pPr>
      <w:r w:rsidDel="00000000" w:rsidR="00000000" w:rsidRPr="00000000">
        <w:rPr>
          <w:sz w:val="32"/>
          <w:szCs w:val="32"/>
          <w:rtl w:val="0"/>
        </w:rPr>
        <w:t xml:space="preserve">Cigna Medicare Advantage</w:t>
      </w:r>
    </w:p>
    <w:p w:rsidR="00000000" w:rsidDel="00000000" w:rsidP="00000000" w:rsidRDefault="00000000" w:rsidRPr="00000000" w14:paraId="00000097">
      <w:pPr>
        <w:rPr>
          <w:sz w:val="32"/>
          <w:szCs w:val="32"/>
        </w:rPr>
      </w:pPr>
      <w:r w:rsidDel="00000000" w:rsidR="00000000" w:rsidRPr="00000000">
        <w:rPr>
          <w:sz w:val="32"/>
          <w:szCs w:val="32"/>
          <w:rtl w:val="0"/>
        </w:rPr>
        <w:t xml:space="preserve">1 (866) 442-7516 Email: </w:t>
      </w:r>
      <w:hyperlink r:id="rId17">
        <w:r w:rsidDel="00000000" w:rsidR="00000000" w:rsidRPr="00000000">
          <w:rPr>
            <w:color w:val="467886"/>
            <w:sz w:val="32"/>
            <w:szCs w:val="32"/>
            <w:u w:val="single"/>
            <w:rtl w:val="0"/>
          </w:rPr>
          <w:t xml:space="preserve">CARL@cigna.com</w:t>
        </w:r>
      </w:hyperlink>
      <w:r w:rsidDel="00000000" w:rsidR="00000000" w:rsidRPr="00000000">
        <w:rPr>
          <w:rtl w:val="0"/>
        </w:rPr>
      </w:r>
    </w:p>
    <w:p w:rsidR="00000000" w:rsidDel="00000000" w:rsidP="00000000" w:rsidRDefault="00000000" w:rsidRPr="00000000" w14:paraId="00000098">
      <w:pPr>
        <w:rPr>
          <w:sz w:val="32"/>
          <w:szCs w:val="32"/>
        </w:rPr>
      </w:pPr>
      <w:r w:rsidDel="00000000" w:rsidR="00000000" w:rsidRPr="00000000">
        <w:rPr>
          <w:sz w:val="32"/>
          <w:szCs w:val="32"/>
          <w:highlight w:val="yellow"/>
          <w:rtl w:val="0"/>
        </w:rPr>
        <w:t xml:space="preserve">Cigna Med supp</w:t>
      </w:r>
      <w:r w:rsidDel="00000000" w:rsidR="00000000" w:rsidRPr="00000000">
        <w:rPr>
          <w:rtl w:val="0"/>
        </w:rPr>
      </w:r>
    </w:p>
    <w:p w:rsidR="00000000" w:rsidDel="00000000" w:rsidP="00000000" w:rsidRDefault="00000000" w:rsidRPr="00000000" w14:paraId="00000099">
      <w:pPr>
        <w:rPr>
          <w:sz w:val="32"/>
          <w:szCs w:val="32"/>
        </w:rPr>
      </w:pPr>
      <w:r w:rsidDel="00000000" w:rsidR="00000000" w:rsidRPr="00000000">
        <w:rPr>
          <w:sz w:val="32"/>
          <w:szCs w:val="32"/>
          <w:rtl w:val="0"/>
        </w:rPr>
        <w:t xml:space="preserve">For Cigna Med supp we had paid advanced to certain agents only. So, any new policies we will pay AV but older check sheet on drive. </w:t>
      </w:r>
    </w:p>
    <w:p w:rsidR="00000000" w:rsidDel="00000000" w:rsidP="00000000" w:rsidRDefault="00000000" w:rsidRPr="00000000" w14:paraId="0000009A">
      <w:pPr>
        <w:rPr>
          <w:sz w:val="32"/>
          <w:szCs w:val="32"/>
        </w:rPr>
      </w:pPr>
      <w:hyperlink r:id="rId18">
        <w:r w:rsidDel="00000000" w:rsidR="00000000" w:rsidRPr="00000000">
          <w:rPr>
            <w:color w:val="467886"/>
            <w:sz w:val="32"/>
            <w:szCs w:val="32"/>
            <w:u w:val="single"/>
            <w:rtl w:val="0"/>
          </w:rPr>
          <w:t xml:space="preserve">https://docs.google.com/spreadsheets/d/1Yk4UDBSXnWMtSHqZ80hbYv9szCd-zSNJ/edit?usp=drive_link&amp;ouid=100678524831077906539&amp;rtpof=true&amp;sd=true</w:t>
        </w:r>
      </w:hyperlink>
      <w:r w:rsidDel="00000000" w:rsidR="00000000" w:rsidRPr="00000000">
        <w:rPr>
          <w:rtl w:val="0"/>
        </w:rPr>
      </w:r>
    </w:p>
    <w:p w:rsidR="00000000" w:rsidDel="00000000" w:rsidP="00000000" w:rsidRDefault="00000000" w:rsidRPr="00000000" w14:paraId="0000009B">
      <w:pPr>
        <w:rPr>
          <w:sz w:val="32"/>
          <w:szCs w:val="32"/>
        </w:rPr>
      </w:pPr>
      <w:r w:rsidDel="00000000" w:rsidR="00000000" w:rsidRPr="00000000">
        <w:rPr>
          <w:sz w:val="32"/>
          <w:szCs w:val="32"/>
          <w:highlight w:val="yellow"/>
          <w:rtl w:val="0"/>
        </w:rPr>
        <w:t xml:space="preserve">Mutual of Omaha</w:t>
      </w:r>
      <w:r w:rsidDel="00000000" w:rsidR="00000000" w:rsidRPr="00000000">
        <w:rPr>
          <w:rtl w:val="0"/>
        </w:rPr>
      </w:r>
    </w:p>
    <w:p w:rsidR="00000000" w:rsidDel="00000000" w:rsidP="00000000" w:rsidRDefault="00000000" w:rsidRPr="00000000" w14:paraId="0000009C">
      <w:pPr>
        <w:rPr>
          <w:sz w:val="32"/>
          <w:szCs w:val="32"/>
        </w:rPr>
      </w:pPr>
      <w:r w:rsidDel="00000000" w:rsidR="00000000" w:rsidRPr="00000000">
        <w:rPr>
          <w:sz w:val="32"/>
          <w:szCs w:val="32"/>
          <w:rtl w:val="0"/>
        </w:rPr>
        <w:t xml:space="preserve">How to find who is the agent.</w:t>
      </w:r>
    </w:p>
    <w:p w:rsidR="00000000" w:rsidDel="00000000" w:rsidP="00000000" w:rsidRDefault="00000000" w:rsidRPr="00000000" w14:paraId="0000009D">
      <w:pPr>
        <w:rPr>
          <w:sz w:val="32"/>
          <w:szCs w:val="32"/>
        </w:rPr>
      </w:pPr>
      <w:r w:rsidDel="00000000" w:rsidR="00000000" w:rsidRPr="00000000">
        <w:rPr>
          <w:sz w:val="32"/>
          <w:szCs w:val="32"/>
          <w:rtl w:val="0"/>
        </w:rPr>
        <w:t xml:space="preserve">You have to go to the Report book of business and then choose life or health and in the search option by production number, put in the agent id and it will tell you the name. If you do life and nothing comes up go back and do health because they are separate id numbers.</w:t>
      </w:r>
    </w:p>
    <w:p w:rsidR="00000000" w:rsidDel="00000000" w:rsidP="00000000" w:rsidRDefault="00000000" w:rsidRPr="00000000" w14:paraId="0000009E">
      <w:pPr>
        <w:rPr>
          <w:sz w:val="32"/>
          <w:szCs w:val="32"/>
        </w:rPr>
      </w:pPr>
      <w:r w:rsidDel="00000000" w:rsidR="00000000" w:rsidRPr="00000000">
        <w:rPr>
          <w:sz w:val="32"/>
          <w:szCs w:val="32"/>
          <w:highlight w:val="yellow"/>
          <w:rtl w:val="0"/>
        </w:rPr>
        <w:t xml:space="preserve">Heartland</w:t>
      </w:r>
      <w:r w:rsidDel="00000000" w:rsidR="00000000" w:rsidRPr="00000000">
        <w:rPr>
          <w:rtl w:val="0"/>
        </w:rPr>
      </w:r>
    </w:p>
    <w:p w:rsidR="00000000" w:rsidDel="00000000" w:rsidP="00000000" w:rsidRDefault="00000000" w:rsidRPr="00000000" w14:paraId="0000009F">
      <w:pPr>
        <w:rPr>
          <w:sz w:val="32"/>
          <w:szCs w:val="32"/>
        </w:rPr>
      </w:pPr>
      <w:r w:rsidDel="00000000" w:rsidR="00000000" w:rsidRPr="00000000">
        <w:rPr>
          <w:sz w:val="32"/>
          <w:szCs w:val="32"/>
          <w:rtl w:val="0"/>
        </w:rPr>
        <w:t xml:space="preserve">When processing Heartland policies the premium needs to be divided by 12 so if the premium is $816.65 then we add premium as $68.05 for heartland e get ovr which is 18% and 13%. For negatives on column earrings make sure to also add negative premium because premium comes positive and comm comes chargeback. </w:t>
      </w:r>
    </w:p>
    <w:p w:rsidR="00000000" w:rsidDel="00000000" w:rsidP="00000000" w:rsidRDefault="00000000" w:rsidRPr="00000000" w14:paraId="000000A0">
      <w:pPr>
        <w:rPr>
          <w:sz w:val="32"/>
          <w:szCs w:val="32"/>
        </w:rPr>
      </w:pPr>
      <w:r w:rsidDel="00000000" w:rsidR="00000000" w:rsidRPr="00000000">
        <w:rPr>
          <w:sz w:val="32"/>
          <w:szCs w:val="32"/>
          <w:highlight w:val="yellow"/>
          <w:rtl w:val="0"/>
        </w:rPr>
        <w:t xml:space="preserve">Piviot Health</w:t>
      </w:r>
      <w:r w:rsidDel="00000000" w:rsidR="00000000" w:rsidRPr="00000000">
        <w:rPr>
          <w:rtl w:val="0"/>
        </w:rPr>
      </w:r>
    </w:p>
    <w:p w:rsidR="00000000" w:rsidDel="00000000" w:rsidP="00000000" w:rsidRDefault="00000000" w:rsidRPr="00000000" w14:paraId="000000A1">
      <w:pPr>
        <w:rPr>
          <w:sz w:val="32"/>
          <w:szCs w:val="32"/>
        </w:rPr>
      </w:pPr>
      <w:r w:rsidDel="00000000" w:rsidR="00000000" w:rsidRPr="00000000">
        <w:rPr>
          <w:sz w:val="32"/>
          <w:szCs w:val="32"/>
          <w:rtl w:val="0"/>
        </w:rPr>
        <w:t xml:space="preserve">We do not advance any short term policies we advance only on Dental.</w:t>
      </w:r>
    </w:p>
    <w:p w:rsidR="00000000" w:rsidDel="00000000" w:rsidP="00000000" w:rsidRDefault="00000000" w:rsidRPr="00000000" w14:paraId="000000A2">
      <w:pPr>
        <w:rPr>
          <w:sz w:val="32"/>
          <w:szCs w:val="32"/>
        </w:rPr>
      </w:pPr>
      <w:r w:rsidDel="00000000" w:rsidR="00000000" w:rsidRPr="00000000">
        <w:rPr>
          <w:sz w:val="32"/>
          <w:szCs w:val="32"/>
          <w:rtl w:val="0"/>
        </w:rPr>
        <w:t xml:space="preserve">For Lori Tunstall and Wesley Ellis we pay all her comm as OVR to MLB which is 10% or 7%</w:t>
      </w:r>
    </w:p>
    <w:p w:rsidR="00000000" w:rsidDel="00000000" w:rsidP="00000000" w:rsidRDefault="00000000" w:rsidRPr="00000000" w14:paraId="000000A3">
      <w:pPr>
        <w:rPr>
          <w:sz w:val="32"/>
          <w:szCs w:val="32"/>
        </w:rPr>
      </w:pPr>
      <w:r w:rsidDel="00000000" w:rsidR="00000000" w:rsidRPr="00000000">
        <w:rPr>
          <w:sz w:val="32"/>
          <w:szCs w:val="32"/>
          <w:highlight w:val="yellow"/>
          <w:rtl w:val="0"/>
        </w:rPr>
        <w:t xml:space="preserve">ALLSTATE</w:t>
      </w:r>
      <w:r w:rsidDel="00000000" w:rsidR="00000000" w:rsidRPr="00000000">
        <w:rPr>
          <w:rtl w:val="0"/>
        </w:rPr>
      </w:r>
    </w:p>
    <w:p w:rsidR="00000000" w:rsidDel="00000000" w:rsidP="00000000" w:rsidRDefault="00000000" w:rsidRPr="00000000" w14:paraId="000000A4">
      <w:pPr>
        <w:rPr>
          <w:sz w:val="32"/>
          <w:szCs w:val="32"/>
        </w:rPr>
      </w:pPr>
      <w:r w:rsidDel="00000000" w:rsidR="00000000" w:rsidRPr="00000000">
        <w:rPr>
          <w:sz w:val="32"/>
          <w:szCs w:val="32"/>
          <w:rtl w:val="0"/>
        </w:rPr>
        <w:t xml:space="preserve">For all state for any NB we will pay advances to the advance agents only all agents who are AE on our agent roster will get paid AE even if we receive 6 months av from the allstate For </w:t>
      </w:r>
      <w:r w:rsidDel="00000000" w:rsidR="00000000" w:rsidRPr="00000000">
        <w:rPr>
          <w:sz w:val="32"/>
          <w:szCs w:val="32"/>
          <w:highlight w:val="yellow"/>
          <w:rtl w:val="0"/>
        </w:rPr>
        <w:t xml:space="preserve">short term policies we never</w:t>
      </w:r>
      <w:r w:rsidDel="00000000" w:rsidR="00000000" w:rsidRPr="00000000">
        <w:rPr>
          <w:sz w:val="32"/>
          <w:szCs w:val="32"/>
          <w:rtl w:val="0"/>
        </w:rPr>
        <w:t xml:space="preserve"> Advance.</w:t>
      </w:r>
    </w:p>
    <w:p w:rsidR="00000000" w:rsidDel="00000000" w:rsidP="00000000" w:rsidRDefault="00000000" w:rsidRPr="00000000" w14:paraId="000000A5">
      <w:pPr>
        <w:rPr>
          <w:sz w:val="32"/>
          <w:szCs w:val="32"/>
        </w:rPr>
      </w:pPr>
      <w:r w:rsidDel="00000000" w:rsidR="00000000" w:rsidRPr="00000000">
        <w:rPr>
          <w:sz w:val="32"/>
          <w:szCs w:val="32"/>
          <w:rtl w:val="0"/>
        </w:rPr>
        <w:t xml:space="preserve">For all street agents they get paid directly so we will pay all to MLB as ovr.</w:t>
      </w:r>
    </w:p>
    <w:p w:rsidR="00000000" w:rsidDel="00000000" w:rsidP="00000000" w:rsidRDefault="00000000" w:rsidRPr="00000000" w14:paraId="000000A6">
      <w:pPr>
        <w:rPr>
          <w:sz w:val="32"/>
          <w:szCs w:val="32"/>
        </w:rPr>
      </w:pPr>
      <w:r w:rsidDel="00000000" w:rsidR="00000000" w:rsidRPr="00000000">
        <w:rPr>
          <w:sz w:val="32"/>
          <w:szCs w:val="32"/>
          <w:rtl w:val="0"/>
        </w:rPr>
        <w:t xml:space="preserve">For ALLstate starting 6-1-25 we will get paid 6 months AV for NB but we will only pay AV to agents who are AV on our agent roster. And AE agents will get AE </w:t>
      </w:r>
    </w:p>
    <w:p w:rsidR="00000000" w:rsidDel="00000000" w:rsidP="00000000" w:rsidRDefault="00000000" w:rsidRPr="00000000" w14:paraId="000000A7">
      <w:pPr>
        <w:rPr>
          <w:sz w:val="32"/>
          <w:szCs w:val="32"/>
        </w:rPr>
      </w:pPr>
      <w:r w:rsidDel="00000000" w:rsidR="00000000" w:rsidRPr="00000000">
        <w:rPr>
          <w:sz w:val="32"/>
          <w:szCs w:val="32"/>
          <w:rtl w:val="0"/>
        </w:rPr>
        <w:t xml:space="preserve">For any Direct pay agents the comm will be paid to MLB as ovr for example agent Michael Henry</w:t>
      </w:r>
    </w:p>
    <w:p w:rsidR="00000000" w:rsidDel="00000000" w:rsidP="00000000" w:rsidRDefault="00000000" w:rsidRPr="00000000" w14:paraId="000000A8">
      <w:pPr>
        <w:rPr>
          <w:sz w:val="32"/>
          <w:szCs w:val="32"/>
        </w:rPr>
      </w:pPr>
      <w:r w:rsidDel="00000000" w:rsidR="00000000" w:rsidRPr="00000000">
        <w:rPr>
          <w:rtl w:val="0"/>
        </w:rPr>
      </w:r>
    </w:p>
    <w:p w:rsidR="00000000" w:rsidDel="00000000" w:rsidP="00000000" w:rsidRDefault="00000000" w:rsidRPr="00000000" w14:paraId="000000A9">
      <w:pPr>
        <w:rPr>
          <w:sz w:val="32"/>
          <w:szCs w:val="32"/>
        </w:rPr>
      </w:pPr>
      <w:r w:rsidDel="00000000" w:rsidR="00000000" w:rsidRPr="00000000">
        <w:rPr>
          <w:sz w:val="32"/>
          <w:szCs w:val="32"/>
          <w:highlight w:val="yellow"/>
          <w:rtl w:val="0"/>
        </w:rPr>
        <w:t xml:space="preserve">Ambetter</w:t>
      </w:r>
      <w:r w:rsidDel="00000000" w:rsidR="00000000" w:rsidRPr="00000000">
        <w:rPr>
          <w:rtl w:val="0"/>
        </w:rPr>
      </w:r>
    </w:p>
    <w:p w:rsidR="00000000" w:rsidDel="00000000" w:rsidP="00000000" w:rsidRDefault="00000000" w:rsidRPr="00000000" w14:paraId="000000AA">
      <w:pPr>
        <w:rPr>
          <w:sz w:val="32"/>
          <w:szCs w:val="32"/>
        </w:rPr>
      </w:pPr>
      <w:r w:rsidDel="00000000" w:rsidR="00000000" w:rsidRPr="00000000">
        <w:rPr>
          <w:sz w:val="32"/>
          <w:szCs w:val="32"/>
          <w:rtl w:val="0"/>
        </w:rPr>
        <w:t xml:space="preserve">Add 1 in the end of the ID for $2.00 overrides</w:t>
      </w:r>
    </w:p>
    <w:p w:rsidR="00000000" w:rsidDel="00000000" w:rsidP="00000000" w:rsidRDefault="00000000" w:rsidRPr="00000000" w14:paraId="000000AB">
      <w:pPr>
        <w:rPr>
          <w:sz w:val="32"/>
          <w:szCs w:val="32"/>
        </w:rPr>
      </w:pPr>
      <w:r w:rsidDel="00000000" w:rsidR="00000000" w:rsidRPr="00000000">
        <w:rPr>
          <w:rtl w:val="0"/>
        </w:rPr>
      </w:r>
    </w:p>
    <w:p w:rsidR="00000000" w:rsidDel="00000000" w:rsidP="00000000" w:rsidRDefault="00000000" w:rsidRPr="00000000" w14:paraId="000000AC">
      <w:pPr>
        <w:rPr>
          <w:sz w:val="32"/>
          <w:szCs w:val="32"/>
          <w:highlight w:val="yellow"/>
        </w:rPr>
      </w:pPr>
      <w:r w:rsidDel="00000000" w:rsidR="00000000" w:rsidRPr="00000000">
        <w:rPr>
          <w:sz w:val="32"/>
          <w:szCs w:val="32"/>
          <w:highlight w:val="yellow"/>
          <w:rtl w:val="0"/>
        </w:rPr>
        <w:t xml:space="preserve">Horizon:</w:t>
      </w:r>
    </w:p>
    <w:p w:rsidR="00000000" w:rsidDel="00000000" w:rsidP="00000000" w:rsidRDefault="00000000" w:rsidRPr="00000000" w14:paraId="000000AD">
      <w:pPr>
        <w:rPr>
          <w:sz w:val="32"/>
          <w:szCs w:val="32"/>
        </w:rPr>
      </w:pPr>
      <w:r w:rsidDel="00000000" w:rsidR="00000000" w:rsidRPr="00000000">
        <w:rPr>
          <w:sz w:val="32"/>
          <w:szCs w:val="32"/>
          <w:rtl w:val="0"/>
        </w:rPr>
        <w:t xml:space="preserve">For dental add 1 at end of policy number.</w:t>
      </w:r>
    </w:p>
    <w:p w:rsidR="00000000" w:rsidDel="00000000" w:rsidP="00000000" w:rsidRDefault="00000000" w:rsidRPr="00000000" w14:paraId="000000AE">
      <w:pPr>
        <w:rPr>
          <w:sz w:val="32"/>
          <w:szCs w:val="32"/>
        </w:rPr>
      </w:pPr>
      <w:r w:rsidDel="00000000" w:rsidR="00000000" w:rsidRPr="00000000">
        <w:rPr>
          <w:sz w:val="32"/>
          <w:szCs w:val="32"/>
          <w:rtl w:val="0"/>
        </w:rPr>
        <w:t xml:space="preserve">For Advantage product add 2 at the end.</w:t>
      </w:r>
    </w:p>
    <w:p w:rsidR="00000000" w:rsidDel="00000000" w:rsidP="00000000" w:rsidRDefault="00000000" w:rsidRPr="00000000" w14:paraId="000000AF">
      <w:pPr>
        <w:rPr>
          <w:sz w:val="32"/>
          <w:szCs w:val="32"/>
          <w:highlight w:val="yellow"/>
        </w:rPr>
      </w:pPr>
      <w:r w:rsidDel="00000000" w:rsidR="00000000" w:rsidRPr="00000000">
        <w:rPr>
          <w:rtl w:val="0"/>
        </w:rPr>
      </w:r>
    </w:p>
    <w:p w:rsidR="00000000" w:rsidDel="00000000" w:rsidP="00000000" w:rsidRDefault="00000000" w:rsidRPr="00000000" w14:paraId="000000B0">
      <w:pPr>
        <w:rPr>
          <w:sz w:val="32"/>
          <w:szCs w:val="32"/>
        </w:rPr>
      </w:pPr>
      <w:r w:rsidDel="00000000" w:rsidR="00000000" w:rsidRPr="00000000">
        <w:rPr>
          <w:sz w:val="32"/>
          <w:szCs w:val="32"/>
          <w:highlight w:val="yellow"/>
          <w:rtl w:val="0"/>
        </w:rPr>
        <w:t xml:space="preserve">Alterwood</w:t>
      </w:r>
      <w:r w:rsidDel="00000000" w:rsidR="00000000" w:rsidRPr="00000000">
        <w:rPr>
          <w:rtl w:val="0"/>
        </w:rPr>
      </w:r>
    </w:p>
    <w:p w:rsidR="00000000" w:rsidDel="00000000" w:rsidP="00000000" w:rsidRDefault="00000000" w:rsidRPr="00000000" w14:paraId="000000B1">
      <w:pPr>
        <w:rPr>
          <w:sz w:val="32"/>
          <w:szCs w:val="32"/>
        </w:rPr>
      </w:pPr>
      <w:r w:rsidDel="00000000" w:rsidR="00000000" w:rsidRPr="00000000">
        <w:rPr>
          <w:sz w:val="32"/>
          <w:szCs w:val="32"/>
          <w:rtl w:val="0"/>
        </w:rPr>
        <w:t xml:space="preserve">For Alterwood MAPD override add 1 in the back of the ID</w:t>
      </w:r>
    </w:p>
    <w:p w:rsidR="00000000" w:rsidDel="00000000" w:rsidP="00000000" w:rsidRDefault="00000000" w:rsidRPr="00000000" w14:paraId="000000B2">
      <w:pPr>
        <w:rPr>
          <w:sz w:val="32"/>
          <w:szCs w:val="32"/>
        </w:rPr>
      </w:pPr>
      <w:r w:rsidDel="00000000" w:rsidR="00000000" w:rsidRPr="00000000">
        <w:rPr>
          <w:sz w:val="32"/>
          <w:szCs w:val="32"/>
          <w:rtl w:val="0"/>
        </w:rPr>
        <w:t xml:space="preserve">Add 5 at the end of the Member ID</w:t>
      </w:r>
    </w:p>
    <w:p w:rsidR="00000000" w:rsidDel="00000000" w:rsidP="00000000" w:rsidRDefault="00000000" w:rsidRPr="00000000" w14:paraId="000000B3">
      <w:pPr>
        <w:rPr>
          <w:sz w:val="32"/>
          <w:szCs w:val="32"/>
        </w:rPr>
      </w:pPr>
      <w:r w:rsidDel="00000000" w:rsidR="00000000" w:rsidRPr="00000000">
        <w:rPr>
          <w:sz w:val="32"/>
          <w:szCs w:val="32"/>
          <w:rtl w:val="0"/>
        </w:rPr>
        <w:t xml:space="preserve">For 2025 MAPD add 6 at the end of the ID</w:t>
      </w:r>
    </w:p>
    <w:p w:rsidR="00000000" w:rsidDel="00000000" w:rsidP="00000000" w:rsidRDefault="00000000" w:rsidRPr="00000000" w14:paraId="000000B4">
      <w:pPr>
        <w:rPr>
          <w:sz w:val="32"/>
          <w:szCs w:val="32"/>
        </w:rPr>
      </w:pPr>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sz w:val="32"/>
          <w:szCs w:val="32"/>
          <w:highlight w:val="yellow"/>
          <w:rtl w:val="0"/>
        </w:rPr>
        <w:t xml:space="preserve">For BCBS of IL</w:t>
      </w:r>
      <w:r w:rsidDel="00000000" w:rsidR="00000000" w:rsidRPr="00000000">
        <w:rPr>
          <w:rtl w:val="0"/>
        </w:rPr>
      </w:r>
    </w:p>
    <w:p w:rsidR="00000000" w:rsidDel="00000000" w:rsidP="00000000" w:rsidRDefault="00000000" w:rsidRPr="00000000" w14:paraId="000000B6">
      <w:pPr>
        <w:rPr>
          <w:sz w:val="32"/>
          <w:szCs w:val="32"/>
        </w:rPr>
      </w:pPr>
      <w:r w:rsidDel="00000000" w:rsidR="00000000" w:rsidRPr="00000000">
        <w:rPr>
          <w:sz w:val="32"/>
          <w:szCs w:val="32"/>
          <w:rtl w:val="0"/>
        </w:rPr>
        <w:t xml:space="preserve">Remember to add 1 in front of ID for dental policies.</w:t>
      </w:r>
    </w:p>
    <w:p w:rsidR="00000000" w:rsidDel="00000000" w:rsidP="00000000" w:rsidRDefault="00000000" w:rsidRPr="00000000" w14:paraId="000000B7">
      <w:pPr>
        <w:rPr>
          <w:sz w:val="32"/>
          <w:szCs w:val="32"/>
        </w:rPr>
      </w:pPr>
      <w:r w:rsidDel="00000000" w:rsidR="00000000" w:rsidRPr="00000000">
        <w:rPr>
          <w:rtl w:val="0"/>
        </w:rPr>
      </w:r>
    </w:p>
    <w:p w:rsidR="00000000" w:rsidDel="00000000" w:rsidP="00000000" w:rsidRDefault="00000000" w:rsidRPr="00000000" w14:paraId="000000B8">
      <w:pPr>
        <w:rPr>
          <w:sz w:val="32"/>
          <w:szCs w:val="32"/>
        </w:rPr>
      </w:pPr>
      <w:r w:rsidDel="00000000" w:rsidR="00000000" w:rsidRPr="00000000">
        <w:rPr>
          <w:sz w:val="32"/>
          <w:szCs w:val="32"/>
          <w:highlight w:val="yellow"/>
          <w:rtl w:val="0"/>
        </w:rPr>
        <w:t xml:space="preserve">For BCBS of AZ</w:t>
      </w:r>
      <w:r w:rsidDel="00000000" w:rsidR="00000000" w:rsidRPr="00000000">
        <w:rPr>
          <w:rtl w:val="0"/>
        </w:rPr>
      </w:r>
    </w:p>
    <w:p w:rsidR="00000000" w:rsidDel="00000000" w:rsidP="00000000" w:rsidRDefault="00000000" w:rsidRPr="00000000" w14:paraId="000000B9">
      <w:pPr>
        <w:rPr>
          <w:sz w:val="32"/>
          <w:szCs w:val="32"/>
        </w:rPr>
      </w:pPr>
      <w:r w:rsidDel="00000000" w:rsidR="00000000" w:rsidRPr="00000000">
        <w:rPr>
          <w:sz w:val="32"/>
          <w:szCs w:val="32"/>
          <w:rtl w:val="0"/>
        </w:rPr>
        <w:t xml:space="preserve">For ACA 2026 add 3 at the end of policy number.</w:t>
      </w:r>
    </w:p>
    <w:p w:rsidR="00000000" w:rsidDel="00000000" w:rsidP="00000000" w:rsidRDefault="00000000" w:rsidRPr="00000000" w14:paraId="000000BA">
      <w:pPr>
        <w:rPr>
          <w:sz w:val="32"/>
          <w:szCs w:val="32"/>
          <w:highlight w:val="yellow"/>
        </w:rPr>
      </w:pPr>
      <w:r w:rsidDel="00000000" w:rsidR="00000000" w:rsidRPr="00000000">
        <w:rPr>
          <w:rtl w:val="0"/>
        </w:rPr>
      </w:r>
    </w:p>
    <w:p w:rsidR="00000000" w:rsidDel="00000000" w:rsidP="00000000" w:rsidRDefault="00000000" w:rsidRPr="00000000" w14:paraId="000000BB">
      <w:pPr>
        <w:rPr>
          <w:sz w:val="32"/>
          <w:szCs w:val="32"/>
        </w:rPr>
      </w:pPr>
      <w:r w:rsidDel="00000000" w:rsidR="00000000" w:rsidRPr="00000000">
        <w:rPr>
          <w:sz w:val="32"/>
          <w:szCs w:val="32"/>
          <w:highlight w:val="yellow"/>
          <w:rtl w:val="0"/>
        </w:rPr>
        <w:t xml:space="preserve">Caresource</w:t>
      </w:r>
      <w:r w:rsidDel="00000000" w:rsidR="00000000" w:rsidRPr="00000000">
        <w:rPr>
          <w:rtl w:val="0"/>
        </w:rPr>
      </w:r>
    </w:p>
    <w:p w:rsidR="00000000" w:rsidDel="00000000" w:rsidP="00000000" w:rsidRDefault="00000000" w:rsidRPr="00000000" w14:paraId="000000BC">
      <w:pPr>
        <w:rPr>
          <w:sz w:val="32"/>
          <w:szCs w:val="32"/>
        </w:rPr>
      </w:pPr>
      <w:r w:rsidDel="00000000" w:rsidR="00000000" w:rsidRPr="00000000">
        <w:rPr>
          <w:sz w:val="32"/>
          <w:szCs w:val="32"/>
          <w:rtl w:val="0"/>
        </w:rPr>
        <w:t xml:space="preserve">Add 1 at the end of Id for override.</w:t>
        <w:br w:type="textWrapping"/>
        <w:t xml:space="preserve">Add 3 for ACA 2025</w:t>
      </w:r>
    </w:p>
    <w:p w:rsidR="00000000" w:rsidDel="00000000" w:rsidP="00000000" w:rsidRDefault="00000000" w:rsidRPr="00000000" w14:paraId="000000BD">
      <w:pPr>
        <w:rPr>
          <w:sz w:val="32"/>
          <w:szCs w:val="32"/>
        </w:rPr>
      </w:pPr>
      <w:r w:rsidDel="00000000" w:rsidR="00000000" w:rsidRPr="00000000">
        <w:rPr>
          <w:sz w:val="32"/>
          <w:szCs w:val="32"/>
          <w:rtl w:val="0"/>
        </w:rPr>
        <w:t xml:space="preserve">Add 5 for ACA 2026 only for new products.(10$,15$,16$,24$)</w:t>
      </w:r>
    </w:p>
    <w:p w:rsidR="00000000" w:rsidDel="00000000" w:rsidP="00000000" w:rsidRDefault="00000000" w:rsidRPr="00000000" w14:paraId="000000BE">
      <w:pPr>
        <w:rPr>
          <w:sz w:val="32"/>
          <w:szCs w:val="32"/>
          <w:highlight w:val="yellow"/>
        </w:rPr>
      </w:pPr>
      <w:r w:rsidDel="00000000" w:rsidR="00000000" w:rsidRPr="00000000">
        <w:rPr>
          <w:rtl w:val="0"/>
        </w:rPr>
      </w:r>
    </w:p>
    <w:p w:rsidR="00000000" w:rsidDel="00000000" w:rsidP="00000000" w:rsidRDefault="00000000" w:rsidRPr="00000000" w14:paraId="000000BF">
      <w:pPr>
        <w:rPr>
          <w:sz w:val="32"/>
          <w:szCs w:val="32"/>
        </w:rPr>
      </w:pPr>
      <w:r w:rsidDel="00000000" w:rsidR="00000000" w:rsidRPr="00000000">
        <w:rPr>
          <w:sz w:val="32"/>
          <w:szCs w:val="32"/>
          <w:highlight w:val="yellow"/>
          <w:rtl w:val="0"/>
        </w:rPr>
        <w:t xml:space="preserve">Geisinger</w:t>
      </w:r>
      <w:r w:rsidDel="00000000" w:rsidR="00000000" w:rsidRPr="00000000">
        <w:rPr>
          <w:rtl w:val="0"/>
        </w:rPr>
      </w:r>
    </w:p>
    <w:p w:rsidR="00000000" w:rsidDel="00000000" w:rsidP="00000000" w:rsidRDefault="00000000" w:rsidRPr="00000000" w14:paraId="000000C0">
      <w:pPr>
        <w:rPr>
          <w:sz w:val="32"/>
          <w:szCs w:val="32"/>
        </w:rPr>
      </w:pPr>
      <w:r w:rsidDel="00000000" w:rsidR="00000000" w:rsidRPr="00000000">
        <w:rPr>
          <w:sz w:val="32"/>
          <w:szCs w:val="32"/>
          <w:rtl w:val="0"/>
        </w:rPr>
        <w:t xml:space="preserve">Make sure to add 1 in front of the IDs for override products.</w:t>
      </w:r>
    </w:p>
    <w:p w:rsidR="00000000" w:rsidDel="00000000" w:rsidP="00000000" w:rsidRDefault="00000000" w:rsidRPr="00000000" w14:paraId="000000C1">
      <w:pPr>
        <w:rPr>
          <w:sz w:val="32"/>
          <w:szCs w:val="32"/>
          <w:highlight w:val="yellow"/>
        </w:rPr>
      </w:pPr>
      <w:r w:rsidDel="00000000" w:rsidR="00000000" w:rsidRPr="00000000">
        <w:rPr>
          <w:rtl w:val="0"/>
        </w:rPr>
      </w:r>
    </w:p>
    <w:p w:rsidR="00000000" w:rsidDel="00000000" w:rsidP="00000000" w:rsidRDefault="00000000" w:rsidRPr="00000000" w14:paraId="000000C2">
      <w:pPr>
        <w:rPr>
          <w:sz w:val="32"/>
          <w:szCs w:val="32"/>
          <w:highlight w:val="yellow"/>
        </w:rPr>
      </w:pPr>
      <w:r w:rsidDel="00000000" w:rsidR="00000000" w:rsidRPr="00000000">
        <w:rPr>
          <w:sz w:val="32"/>
          <w:szCs w:val="32"/>
          <w:highlight w:val="yellow"/>
          <w:rtl w:val="0"/>
        </w:rPr>
        <w:t xml:space="preserve">HFG</w:t>
      </w:r>
    </w:p>
    <w:p w:rsidR="00000000" w:rsidDel="00000000" w:rsidP="00000000" w:rsidRDefault="00000000" w:rsidRPr="00000000" w14:paraId="000000C3">
      <w:pPr>
        <w:rPr>
          <w:sz w:val="32"/>
          <w:szCs w:val="32"/>
        </w:rPr>
      </w:pPr>
      <w:r w:rsidDel="00000000" w:rsidR="00000000" w:rsidRPr="00000000">
        <w:rPr>
          <w:sz w:val="32"/>
          <w:szCs w:val="32"/>
          <w:rtl w:val="0"/>
        </w:rPr>
        <w:t xml:space="preserve">Make sure to add 99 at the end of all but for 626 rate add 98. But for ovr ride add 9 at the end.</w:t>
      </w:r>
    </w:p>
    <w:p w:rsidR="00000000" w:rsidDel="00000000" w:rsidP="00000000" w:rsidRDefault="00000000" w:rsidRPr="00000000" w14:paraId="000000C4">
      <w:pPr>
        <w:rPr>
          <w:sz w:val="32"/>
          <w:szCs w:val="32"/>
          <w:highlight w:val="yellow"/>
        </w:rPr>
      </w:pPr>
      <w:r w:rsidDel="00000000" w:rsidR="00000000" w:rsidRPr="00000000">
        <w:rPr>
          <w:rtl w:val="0"/>
        </w:rPr>
      </w:r>
    </w:p>
    <w:p w:rsidR="00000000" w:rsidDel="00000000" w:rsidP="00000000" w:rsidRDefault="00000000" w:rsidRPr="00000000" w14:paraId="000000C5">
      <w:pPr>
        <w:rPr>
          <w:sz w:val="32"/>
          <w:szCs w:val="32"/>
        </w:rPr>
      </w:pPr>
      <w:r w:rsidDel="00000000" w:rsidR="00000000" w:rsidRPr="00000000">
        <w:rPr>
          <w:sz w:val="32"/>
          <w:szCs w:val="32"/>
          <w:highlight w:val="yellow"/>
          <w:rtl w:val="0"/>
        </w:rPr>
        <w:t xml:space="preserve">Life Secure</w:t>
      </w:r>
      <w:r w:rsidDel="00000000" w:rsidR="00000000" w:rsidRPr="00000000">
        <w:rPr>
          <w:rtl w:val="0"/>
        </w:rPr>
      </w:r>
    </w:p>
    <w:p w:rsidR="00000000" w:rsidDel="00000000" w:rsidP="00000000" w:rsidRDefault="00000000" w:rsidRPr="00000000" w14:paraId="000000C6">
      <w:pPr>
        <w:rPr>
          <w:sz w:val="32"/>
          <w:szCs w:val="32"/>
        </w:rPr>
      </w:pPr>
      <w:r w:rsidDel="00000000" w:rsidR="00000000" w:rsidRPr="00000000">
        <w:rPr>
          <w:sz w:val="32"/>
          <w:szCs w:val="32"/>
          <w:rtl w:val="0"/>
        </w:rPr>
        <w:t xml:space="preserve">For life secure all policies prior to 4/16/25 will be paid old commissions structure and everything sold from 4/16/25 and after will be paid new rates higher commissions. </w:t>
      </w:r>
    </w:p>
    <w:p w:rsidR="00000000" w:rsidDel="00000000" w:rsidP="00000000" w:rsidRDefault="00000000" w:rsidRPr="00000000" w14:paraId="000000C7">
      <w:pPr>
        <w:rPr>
          <w:color w:val="000000"/>
          <w:sz w:val="32"/>
          <w:szCs w:val="32"/>
          <w:highlight w:val="yellow"/>
        </w:rPr>
      </w:pPr>
      <w:r w:rsidDel="00000000" w:rsidR="00000000" w:rsidRPr="00000000">
        <w:rPr>
          <w:rtl w:val="0"/>
        </w:rPr>
      </w:r>
    </w:p>
    <w:p w:rsidR="00000000" w:rsidDel="00000000" w:rsidP="00000000" w:rsidRDefault="00000000" w:rsidRPr="00000000" w14:paraId="000000C8">
      <w:pPr>
        <w:rPr>
          <w:color w:val="000000"/>
          <w:sz w:val="32"/>
          <w:szCs w:val="32"/>
          <w:highlight w:val="yellow"/>
        </w:rPr>
      </w:pPr>
      <w:r w:rsidDel="00000000" w:rsidR="00000000" w:rsidRPr="00000000">
        <w:rPr>
          <w:color w:val="000000"/>
          <w:sz w:val="32"/>
          <w:szCs w:val="32"/>
          <w:highlight w:val="yellow"/>
          <w:rtl w:val="0"/>
        </w:rPr>
        <w:t xml:space="preserve">UHC HFG</w:t>
      </w:r>
    </w:p>
    <w:p w:rsidR="00000000" w:rsidDel="00000000" w:rsidP="00000000" w:rsidRDefault="00000000" w:rsidRPr="00000000" w14:paraId="000000C9">
      <w:pPr>
        <w:rPr>
          <w:color w:val="000000"/>
          <w:sz w:val="32"/>
          <w:szCs w:val="32"/>
        </w:rPr>
      </w:pPr>
      <w:r w:rsidDel="00000000" w:rsidR="00000000" w:rsidRPr="00000000">
        <w:rPr>
          <w:color w:val="000000"/>
          <w:sz w:val="32"/>
          <w:szCs w:val="32"/>
          <w:rtl w:val="0"/>
        </w:rPr>
        <w:t xml:space="preserve">For UHC overrides from HFG we get 175 from UHC so pay $50 to Powers and rest to MLB. I have a product to use UHC MAPD overrides just for powers agency and add </w:t>
      </w:r>
      <w:r w:rsidDel="00000000" w:rsidR="00000000" w:rsidRPr="00000000">
        <w:rPr>
          <w:color w:val="000000"/>
          <w:sz w:val="32"/>
          <w:szCs w:val="32"/>
          <w:highlight w:val="yellow"/>
          <w:rtl w:val="0"/>
        </w:rPr>
        <w:t xml:space="preserve">P</w:t>
      </w:r>
      <w:r w:rsidDel="00000000" w:rsidR="00000000" w:rsidRPr="00000000">
        <w:rPr>
          <w:color w:val="000000"/>
          <w:sz w:val="32"/>
          <w:szCs w:val="32"/>
          <w:rtl w:val="0"/>
        </w:rPr>
        <w:t xml:space="preserve"> at the end of the ID’s</w:t>
      </w:r>
    </w:p>
    <w:p w:rsidR="00000000" w:rsidDel="00000000" w:rsidP="00000000" w:rsidRDefault="00000000" w:rsidRPr="00000000" w14:paraId="000000CA">
      <w:pPr>
        <w:rPr>
          <w:color w:val="000000"/>
          <w:sz w:val="32"/>
          <w:szCs w:val="32"/>
        </w:rPr>
      </w:pPr>
      <w:r w:rsidDel="00000000" w:rsidR="00000000" w:rsidRPr="00000000">
        <w:rPr>
          <w:color w:val="000000"/>
          <w:sz w:val="32"/>
          <w:szCs w:val="32"/>
          <w:highlight w:val="yellow"/>
          <w:rtl w:val="0"/>
        </w:rPr>
        <w:t xml:space="preserve">UHC Small Group</w:t>
      </w:r>
      <w:r w:rsidDel="00000000" w:rsidR="00000000" w:rsidRPr="00000000">
        <w:rPr>
          <w:rtl w:val="0"/>
        </w:rPr>
      </w:r>
    </w:p>
    <w:p w:rsidR="00000000" w:rsidDel="00000000" w:rsidP="00000000" w:rsidRDefault="00000000" w:rsidRPr="00000000" w14:paraId="000000CB">
      <w:pPr>
        <w:rPr>
          <w:color w:val="000000"/>
          <w:sz w:val="32"/>
          <w:szCs w:val="32"/>
        </w:rPr>
      </w:pPr>
      <w:r w:rsidDel="00000000" w:rsidR="00000000" w:rsidRPr="00000000">
        <w:rPr>
          <w:color w:val="000000"/>
          <w:sz w:val="32"/>
          <w:szCs w:val="32"/>
          <w:rtl w:val="0"/>
        </w:rPr>
        <w:t xml:space="preserve">For UHC small group enter 1 in the back of the ID for Vision/Dental policies email for them is agtcomp@uhc.com</w:t>
      </w:r>
    </w:p>
    <w:p w:rsidR="00000000" w:rsidDel="00000000" w:rsidP="00000000" w:rsidRDefault="00000000" w:rsidRPr="00000000" w14:paraId="000000CC">
      <w:pPr>
        <w:rPr>
          <w:color w:val="000000"/>
          <w:sz w:val="32"/>
          <w:szCs w:val="32"/>
        </w:rPr>
      </w:pPr>
      <w:r w:rsidDel="00000000" w:rsidR="00000000" w:rsidRPr="00000000">
        <w:rPr>
          <w:color w:val="000000"/>
          <w:sz w:val="32"/>
          <w:szCs w:val="32"/>
          <w:rtl w:val="0"/>
        </w:rPr>
        <w:t xml:space="preserve">Use 2 at the back of the ID for product paying $41product (UHC small group PA choice)  </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Use 3 at the end of the ID for all other policies, for policies with $31 rate add 4 </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z w:val="32"/>
          <w:szCs w:val="32"/>
        </w:rPr>
      </w:pPr>
      <w:r w:rsidDel="00000000" w:rsidR="00000000" w:rsidRPr="00000000">
        <w:rPr>
          <w:rFonts w:ascii="Arial" w:cs="Arial" w:eastAsia="Arial" w:hAnsi="Arial"/>
          <w:sz w:val="32"/>
          <w:szCs w:val="32"/>
          <w:rtl w:val="0"/>
        </w:rPr>
        <w:t xml:space="preserve">Paid to date is on column M </w:t>
      </w:r>
      <w:r w:rsidDel="00000000" w:rsidR="00000000" w:rsidRPr="00000000">
        <w:rPr>
          <w:rtl w:val="0"/>
        </w:rPr>
      </w:r>
    </w:p>
    <w:p w:rsidR="00000000" w:rsidDel="00000000" w:rsidP="00000000" w:rsidRDefault="00000000" w:rsidRPr="00000000" w14:paraId="000000CF">
      <w:pPr>
        <w:rPr>
          <w:color w:val="000000"/>
          <w:sz w:val="32"/>
          <w:szCs w:val="32"/>
          <w:highlight w:val="yellow"/>
        </w:rPr>
      </w:pPr>
      <w:r w:rsidDel="00000000" w:rsidR="00000000" w:rsidRPr="00000000">
        <w:rPr>
          <w:color w:val="000000"/>
          <w:sz w:val="32"/>
          <w:szCs w:val="32"/>
          <w:highlight w:val="yellow"/>
          <w:rtl w:val="0"/>
        </w:rPr>
        <w:t xml:space="preserve">UHC</w:t>
      </w:r>
    </w:p>
    <w:p w:rsidR="00000000" w:rsidDel="00000000" w:rsidP="00000000" w:rsidRDefault="00000000" w:rsidRPr="00000000" w14:paraId="000000D0">
      <w:pPr>
        <w:rPr>
          <w:color w:val="000000"/>
          <w:sz w:val="32"/>
          <w:szCs w:val="32"/>
        </w:rPr>
      </w:pPr>
      <w:r w:rsidDel="00000000" w:rsidR="00000000" w:rsidRPr="00000000">
        <w:rPr>
          <w:color w:val="000000"/>
          <w:sz w:val="32"/>
          <w:szCs w:val="32"/>
          <w:rtl w:val="0"/>
        </w:rPr>
        <w:t xml:space="preserve">For 2025 MAPD Override add –13 in front of the ID</w:t>
      </w:r>
    </w:p>
    <w:p w:rsidR="00000000" w:rsidDel="00000000" w:rsidP="00000000" w:rsidRDefault="00000000" w:rsidRPr="00000000" w14:paraId="000000D1">
      <w:pPr>
        <w:rPr>
          <w:sz w:val="32"/>
          <w:szCs w:val="32"/>
        </w:rPr>
      </w:pPr>
      <w:r w:rsidDel="00000000" w:rsidR="00000000" w:rsidRPr="00000000">
        <w:rPr>
          <w:sz w:val="32"/>
          <w:szCs w:val="32"/>
          <w:highlight w:val="yellow"/>
          <w:rtl w:val="0"/>
        </w:rPr>
        <w:t xml:space="preserve">UHC override</w:t>
      </w:r>
      <w:r w:rsidDel="00000000" w:rsidR="00000000" w:rsidRPr="00000000">
        <w:rPr>
          <w:rtl w:val="0"/>
        </w:rPr>
      </w:r>
    </w:p>
    <w:p w:rsidR="00000000" w:rsidDel="00000000" w:rsidP="00000000" w:rsidRDefault="00000000" w:rsidRPr="00000000" w14:paraId="000000D2">
      <w:pPr>
        <w:rPr>
          <w:sz w:val="32"/>
          <w:szCs w:val="32"/>
        </w:rPr>
      </w:pPr>
      <w:r w:rsidDel="00000000" w:rsidR="00000000" w:rsidRPr="00000000">
        <w:rPr>
          <w:sz w:val="32"/>
          <w:szCs w:val="32"/>
          <w:rtl w:val="0"/>
        </w:rPr>
        <w:t xml:space="preserve">Make sure to put -12 in front of all id</w:t>
      </w:r>
    </w:p>
    <w:p w:rsidR="00000000" w:rsidDel="00000000" w:rsidP="00000000" w:rsidRDefault="00000000" w:rsidRPr="00000000" w14:paraId="000000D3">
      <w:pPr>
        <w:rPr>
          <w:sz w:val="32"/>
          <w:szCs w:val="32"/>
          <w:highlight w:val="yellow"/>
        </w:rPr>
      </w:pPr>
      <w:r w:rsidDel="00000000" w:rsidR="00000000" w:rsidRPr="00000000">
        <w:rPr>
          <w:rtl w:val="0"/>
        </w:rPr>
      </w:r>
    </w:p>
    <w:p w:rsidR="00000000" w:rsidDel="00000000" w:rsidP="00000000" w:rsidRDefault="00000000" w:rsidRPr="00000000" w14:paraId="000000D4">
      <w:pPr>
        <w:rPr>
          <w:sz w:val="32"/>
          <w:szCs w:val="32"/>
        </w:rPr>
      </w:pPr>
      <w:r w:rsidDel="00000000" w:rsidR="00000000" w:rsidRPr="00000000">
        <w:rPr>
          <w:sz w:val="32"/>
          <w:szCs w:val="32"/>
          <w:highlight w:val="yellow"/>
          <w:rtl w:val="0"/>
        </w:rPr>
        <w:t xml:space="preserve">UHC ACA</w:t>
      </w:r>
      <w:r w:rsidDel="00000000" w:rsidR="00000000" w:rsidRPr="00000000">
        <w:rPr>
          <w:sz w:val="32"/>
          <w:szCs w:val="32"/>
          <w:rtl w:val="0"/>
        </w:rPr>
        <w:t xml:space="preserve"> Ind Health 2025 product rate of $18 add 5 at the end of the ID</w:t>
      </w:r>
    </w:p>
    <w:p w:rsidR="00000000" w:rsidDel="00000000" w:rsidP="00000000" w:rsidRDefault="00000000" w:rsidRPr="00000000" w14:paraId="000000D5">
      <w:pPr>
        <w:rPr>
          <w:sz w:val="32"/>
          <w:szCs w:val="32"/>
        </w:rPr>
      </w:pPr>
      <w:r w:rsidDel="00000000" w:rsidR="00000000" w:rsidRPr="00000000">
        <w:rPr>
          <w:sz w:val="32"/>
          <w:szCs w:val="32"/>
          <w:highlight w:val="yellow"/>
          <w:rtl w:val="0"/>
        </w:rPr>
        <w:t xml:space="preserve">UHC Jarvis Med supp</w:t>
      </w: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sz w:val="32"/>
          <w:szCs w:val="32"/>
          <w:rtl w:val="0"/>
        </w:rPr>
        <w:t xml:space="preserve">For Deborah Powers pay all to MLB for renewals. For Anne Marie all commissions effective prior to 03/01/2024, goes fully to Jason. </w:t>
      </w:r>
    </w:p>
    <w:p w:rsidR="00000000" w:rsidDel="00000000" w:rsidP="00000000" w:rsidRDefault="00000000" w:rsidRPr="00000000" w14:paraId="000000D7">
      <w:pPr>
        <w:rPr>
          <w:sz w:val="32"/>
          <w:szCs w:val="32"/>
        </w:rPr>
      </w:pPr>
      <w:r w:rsidDel="00000000" w:rsidR="00000000" w:rsidRPr="00000000">
        <w:rPr>
          <w:rtl w:val="0"/>
        </w:rPr>
      </w:r>
    </w:p>
    <w:p w:rsidR="00000000" w:rsidDel="00000000" w:rsidP="00000000" w:rsidRDefault="00000000" w:rsidRPr="00000000" w14:paraId="000000D8">
      <w:pPr>
        <w:rPr>
          <w:sz w:val="32"/>
          <w:szCs w:val="32"/>
        </w:rPr>
      </w:pPr>
      <w:r w:rsidDel="00000000" w:rsidR="00000000" w:rsidRPr="00000000">
        <w:rPr>
          <w:rtl w:val="0"/>
        </w:rPr>
      </w:r>
    </w:p>
    <w:p w:rsidR="00000000" w:rsidDel="00000000" w:rsidP="00000000" w:rsidRDefault="00000000" w:rsidRPr="00000000" w14:paraId="000000D9">
      <w:pPr>
        <w:rPr>
          <w:sz w:val="32"/>
          <w:szCs w:val="32"/>
        </w:rPr>
      </w:pPr>
      <w:r w:rsidDel="00000000" w:rsidR="00000000" w:rsidRPr="00000000">
        <w:rPr>
          <w:sz w:val="32"/>
          <w:szCs w:val="32"/>
          <w:highlight w:val="yellow"/>
          <w:rtl w:val="0"/>
        </w:rPr>
        <w:t xml:space="preserve">IBC</w:t>
      </w:r>
      <w:r w:rsidDel="00000000" w:rsidR="00000000" w:rsidRPr="00000000">
        <w:rPr>
          <w:sz w:val="32"/>
          <w:szCs w:val="32"/>
          <w:rtl w:val="0"/>
        </w:rPr>
        <w:t xml:space="preserve"> </w:t>
      </w:r>
    </w:p>
    <w:p w:rsidR="00000000" w:rsidDel="00000000" w:rsidP="00000000" w:rsidRDefault="00000000" w:rsidRPr="00000000" w14:paraId="000000DA">
      <w:pPr>
        <w:rPr>
          <w:sz w:val="32"/>
          <w:szCs w:val="32"/>
        </w:rPr>
      </w:pPr>
      <w:r w:rsidDel="00000000" w:rsidR="00000000" w:rsidRPr="00000000">
        <w:rPr>
          <w:sz w:val="32"/>
          <w:szCs w:val="32"/>
          <w:rtl w:val="0"/>
        </w:rPr>
        <w:t xml:space="preserve">-since the product and agents were incorrect, I am creating new unique ids for ibc health on 8/28/24. </w:t>
      </w:r>
    </w:p>
    <w:p w:rsidR="00000000" w:rsidDel="00000000" w:rsidP="00000000" w:rsidRDefault="00000000" w:rsidRPr="00000000" w14:paraId="000000DB">
      <w:pPr>
        <w:rPr>
          <w:sz w:val="32"/>
          <w:szCs w:val="32"/>
        </w:rPr>
      </w:pPr>
      <w:r w:rsidDel="00000000" w:rsidR="00000000" w:rsidRPr="00000000">
        <w:rPr>
          <w:sz w:val="32"/>
          <w:szCs w:val="32"/>
          <w:rtl w:val="0"/>
        </w:rPr>
        <w:t xml:space="preserve">To make process easier the new ID’s will have #3 in the end of the IDs for ex: 80070884 will be 800708843.</w:t>
      </w:r>
    </w:p>
    <w:p w:rsidR="00000000" w:rsidDel="00000000" w:rsidP="00000000" w:rsidRDefault="00000000" w:rsidRPr="00000000" w14:paraId="000000DC">
      <w:pPr>
        <w:rPr>
          <w:sz w:val="32"/>
          <w:szCs w:val="32"/>
        </w:rPr>
      </w:pPr>
      <w:r w:rsidDel="00000000" w:rsidR="00000000" w:rsidRPr="00000000">
        <w:rPr>
          <w:sz w:val="32"/>
          <w:szCs w:val="32"/>
          <w:rtl w:val="0"/>
        </w:rPr>
        <w:t xml:space="preserve">-Add </w:t>
      </w:r>
      <w:r w:rsidDel="00000000" w:rsidR="00000000" w:rsidRPr="00000000">
        <w:rPr>
          <w:sz w:val="32"/>
          <w:szCs w:val="32"/>
          <w:highlight w:val="yellow"/>
          <w:rtl w:val="0"/>
        </w:rPr>
        <w:t xml:space="preserve">D</w:t>
      </w:r>
      <w:r w:rsidDel="00000000" w:rsidR="00000000" w:rsidRPr="00000000">
        <w:rPr>
          <w:sz w:val="32"/>
          <w:szCs w:val="32"/>
          <w:rtl w:val="0"/>
        </w:rPr>
        <w:t xml:space="preserve"> in the front of the ID for dental and vision policies.</w:t>
      </w:r>
    </w:p>
    <w:p w:rsidR="00000000" w:rsidDel="00000000" w:rsidP="00000000" w:rsidRDefault="00000000" w:rsidRPr="00000000" w14:paraId="000000DD">
      <w:pPr>
        <w:rPr>
          <w:sz w:val="32"/>
          <w:szCs w:val="32"/>
        </w:rPr>
      </w:pPr>
      <w:r w:rsidDel="00000000" w:rsidR="00000000" w:rsidRPr="00000000">
        <w:rPr>
          <w:sz w:val="32"/>
          <w:szCs w:val="32"/>
          <w:rtl w:val="0"/>
        </w:rPr>
        <w:t xml:space="preserve">-Add 1 in front of the ID. For overrides</w:t>
      </w:r>
    </w:p>
    <w:p w:rsidR="00000000" w:rsidDel="00000000" w:rsidP="00000000" w:rsidRDefault="00000000" w:rsidRPr="00000000" w14:paraId="000000DE">
      <w:pPr>
        <w:rPr>
          <w:sz w:val="32"/>
          <w:szCs w:val="32"/>
        </w:rPr>
      </w:pPr>
      <w:r w:rsidDel="00000000" w:rsidR="00000000" w:rsidRPr="00000000">
        <w:rPr>
          <w:sz w:val="32"/>
          <w:szCs w:val="32"/>
          <w:rtl w:val="0"/>
        </w:rPr>
        <w:t xml:space="preserve">Example 80031426 make it 180031426 for IBC override</w:t>
      </w:r>
    </w:p>
    <w:p w:rsidR="00000000" w:rsidDel="00000000" w:rsidP="00000000" w:rsidRDefault="00000000" w:rsidRPr="00000000" w14:paraId="000000DF">
      <w:pPr>
        <w:rPr>
          <w:sz w:val="32"/>
          <w:szCs w:val="32"/>
        </w:rPr>
      </w:pPr>
      <w:r w:rsidDel="00000000" w:rsidR="00000000" w:rsidRPr="00000000">
        <w:rPr>
          <w:rtl w:val="0"/>
        </w:rPr>
      </w:r>
    </w:p>
    <w:p w:rsidR="00000000" w:rsidDel="00000000" w:rsidP="00000000" w:rsidRDefault="00000000" w:rsidRPr="00000000" w14:paraId="000000E0">
      <w:pPr>
        <w:rPr>
          <w:sz w:val="32"/>
          <w:szCs w:val="32"/>
          <w:highlight w:val="yellow"/>
        </w:rPr>
      </w:pPr>
      <w:r w:rsidDel="00000000" w:rsidR="00000000" w:rsidRPr="00000000">
        <w:rPr>
          <w:sz w:val="32"/>
          <w:szCs w:val="32"/>
          <w:highlight w:val="yellow"/>
          <w:rtl w:val="0"/>
        </w:rPr>
        <w:t xml:space="preserve">IBC MAPD from Ritter</w:t>
      </w:r>
    </w:p>
    <w:p w:rsidR="00000000" w:rsidDel="00000000" w:rsidP="00000000" w:rsidRDefault="00000000" w:rsidRPr="00000000" w14:paraId="000000E1">
      <w:pPr>
        <w:rPr>
          <w:sz w:val="32"/>
          <w:szCs w:val="32"/>
        </w:rPr>
      </w:pPr>
      <w:r w:rsidDel="00000000" w:rsidR="00000000" w:rsidRPr="00000000">
        <w:rPr>
          <w:sz w:val="32"/>
          <w:szCs w:val="32"/>
          <w:rtl w:val="0"/>
        </w:rPr>
        <w:t xml:space="preserve">For IBC MAPD add 1 in the end for override products and 11 for normal </w:t>
      </w:r>
    </w:p>
    <w:p w:rsidR="00000000" w:rsidDel="00000000" w:rsidP="00000000" w:rsidRDefault="00000000" w:rsidRPr="00000000" w14:paraId="000000E2">
      <w:pPr>
        <w:rPr>
          <w:sz w:val="32"/>
          <w:szCs w:val="32"/>
        </w:rPr>
      </w:pPr>
      <w:r w:rsidDel="00000000" w:rsidR="00000000" w:rsidRPr="00000000">
        <w:rPr>
          <w:rtl w:val="0"/>
        </w:rPr>
      </w:r>
    </w:p>
    <w:p w:rsidR="00000000" w:rsidDel="00000000" w:rsidP="00000000" w:rsidRDefault="00000000" w:rsidRPr="00000000" w14:paraId="000000E3">
      <w:pPr>
        <w:rPr>
          <w:sz w:val="32"/>
          <w:szCs w:val="32"/>
        </w:rPr>
      </w:pPr>
      <w:r w:rsidDel="00000000" w:rsidR="00000000" w:rsidRPr="00000000">
        <w:rPr>
          <w:sz w:val="32"/>
          <w:szCs w:val="32"/>
          <w:highlight w:val="yellow"/>
          <w:rtl w:val="0"/>
        </w:rPr>
        <w:t xml:space="preserve">Jefferson Health Overrides</w:t>
      </w:r>
      <w:r w:rsidDel="00000000" w:rsidR="00000000" w:rsidRPr="00000000">
        <w:rPr>
          <w:rtl w:val="0"/>
        </w:rPr>
      </w:r>
    </w:p>
    <w:p w:rsidR="00000000" w:rsidDel="00000000" w:rsidP="00000000" w:rsidRDefault="00000000" w:rsidRPr="00000000" w14:paraId="000000E4">
      <w:pPr>
        <w:rPr>
          <w:sz w:val="32"/>
          <w:szCs w:val="32"/>
        </w:rPr>
      </w:pPr>
      <w:r w:rsidDel="00000000" w:rsidR="00000000" w:rsidRPr="00000000">
        <w:rPr>
          <w:sz w:val="32"/>
          <w:szCs w:val="32"/>
          <w:rtl w:val="0"/>
        </w:rPr>
        <w:t xml:space="preserve">-for Override add 2 in the back for normal aca add in 1 the back of the ID.</w:t>
      </w:r>
    </w:p>
    <w:p w:rsidR="00000000" w:rsidDel="00000000" w:rsidP="00000000" w:rsidRDefault="00000000" w:rsidRPr="00000000" w14:paraId="000000E5">
      <w:pPr>
        <w:rPr>
          <w:sz w:val="32"/>
          <w:szCs w:val="32"/>
        </w:rPr>
      </w:pPr>
      <w:r w:rsidDel="00000000" w:rsidR="00000000" w:rsidRPr="00000000">
        <w:rPr>
          <w:sz w:val="32"/>
          <w:szCs w:val="32"/>
          <w:rtl w:val="0"/>
        </w:rPr>
        <w:t xml:space="preserve">Example if ID is J000009415 then for override It has to be J0000094152 and for Jefferson health product it has to be J0000094151.</w:t>
      </w:r>
    </w:p>
    <w:p w:rsidR="00000000" w:rsidDel="00000000" w:rsidP="00000000" w:rsidRDefault="00000000" w:rsidRPr="00000000" w14:paraId="000000E6">
      <w:pPr>
        <w:rPr>
          <w:sz w:val="32"/>
          <w:szCs w:val="32"/>
        </w:rPr>
      </w:pPr>
      <w:r w:rsidDel="00000000" w:rsidR="00000000" w:rsidRPr="00000000">
        <w:rPr>
          <w:sz w:val="32"/>
          <w:szCs w:val="32"/>
          <w:highlight w:val="yellow"/>
          <w:rtl w:val="0"/>
        </w:rPr>
        <w:t xml:space="preserve">Jefferson 2025</w:t>
      </w:r>
      <w:r w:rsidDel="00000000" w:rsidR="00000000" w:rsidRPr="00000000">
        <w:rPr>
          <w:rtl w:val="0"/>
        </w:rPr>
      </w:r>
    </w:p>
    <w:p w:rsidR="00000000" w:rsidDel="00000000" w:rsidP="00000000" w:rsidRDefault="00000000" w:rsidRPr="00000000" w14:paraId="000000E7">
      <w:pPr>
        <w:rPr>
          <w:sz w:val="32"/>
          <w:szCs w:val="32"/>
        </w:rPr>
      </w:pPr>
      <w:r w:rsidDel="00000000" w:rsidR="00000000" w:rsidRPr="00000000">
        <w:rPr>
          <w:sz w:val="32"/>
          <w:szCs w:val="32"/>
          <w:rtl w:val="0"/>
        </w:rPr>
        <w:t xml:space="preserve">For Jefferson OVR MAPD $140 add O at the end of the ID </w:t>
      </w:r>
    </w:p>
    <w:p w:rsidR="00000000" w:rsidDel="00000000" w:rsidP="00000000" w:rsidRDefault="00000000" w:rsidRPr="00000000" w14:paraId="000000E8">
      <w:pPr>
        <w:rPr>
          <w:sz w:val="32"/>
          <w:szCs w:val="32"/>
        </w:rPr>
      </w:pPr>
      <w:r w:rsidDel="00000000" w:rsidR="00000000" w:rsidRPr="00000000">
        <w:rPr>
          <w:rtl w:val="0"/>
        </w:rPr>
      </w:r>
    </w:p>
    <w:p w:rsidR="00000000" w:rsidDel="00000000" w:rsidP="00000000" w:rsidRDefault="00000000" w:rsidRPr="00000000" w14:paraId="000000E9">
      <w:pPr>
        <w:rPr>
          <w:sz w:val="32"/>
          <w:szCs w:val="32"/>
        </w:rPr>
      </w:pPr>
      <w:r w:rsidDel="00000000" w:rsidR="00000000" w:rsidRPr="00000000">
        <w:rPr>
          <w:sz w:val="32"/>
          <w:szCs w:val="32"/>
          <w:highlight w:val="yellow"/>
          <w:rtl w:val="0"/>
        </w:rPr>
        <w:t xml:space="preserve">Health Alliance</w:t>
      </w:r>
      <w:r w:rsidDel="00000000" w:rsidR="00000000" w:rsidRPr="00000000">
        <w:rPr>
          <w:rtl w:val="0"/>
        </w:rPr>
      </w:r>
    </w:p>
    <w:p w:rsidR="00000000" w:rsidDel="00000000" w:rsidP="00000000" w:rsidRDefault="00000000" w:rsidRPr="00000000" w14:paraId="000000EA">
      <w:pPr>
        <w:rPr>
          <w:sz w:val="32"/>
          <w:szCs w:val="32"/>
        </w:rPr>
      </w:pPr>
      <w:r w:rsidDel="00000000" w:rsidR="00000000" w:rsidRPr="00000000">
        <w:rPr>
          <w:sz w:val="32"/>
          <w:szCs w:val="32"/>
          <w:rtl w:val="0"/>
        </w:rPr>
        <w:t xml:space="preserve">Any policies under Jason will be paid to Pamela Deaton. </w:t>
      </w:r>
    </w:p>
    <w:p w:rsidR="00000000" w:rsidDel="00000000" w:rsidP="00000000" w:rsidRDefault="00000000" w:rsidRPr="00000000" w14:paraId="000000EB">
      <w:pPr>
        <w:rPr>
          <w:sz w:val="32"/>
          <w:szCs w:val="32"/>
        </w:rPr>
      </w:pPr>
      <w:r w:rsidDel="00000000" w:rsidR="00000000" w:rsidRPr="00000000">
        <w:rPr>
          <w:sz w:val="32"/>
          <w:szCs w:val="32"/>
          <w:highlight w:val="yellow"/>
          <w:rtl w:val="0"/>
        </w:rPr>
        <w:t xml:space="preserve">Health Alliance MAPD</w:t>
      </w:r>
      <w:r w:rsidDel="00000000" w:rsidR="00000000" w:rsidRPr="00000000">
        <w:rPr>
          <w:rtl w:val="0"/>
        </w:rPr>
      </w:r>
    </w:p>
    <w:p w:rsidR="00000000" w:rsidDel="00000000" w:rsidP="00000000" w:rsidRDefault="00000000" w:rsidRPr="00000000" w14:paraId="000000EC">
      <w:pPr>
        <w:rPr>
          <w:sz w:val="32"/>
          <w:szCs w:val="32"/>
        </w:rPr>
      </w:pPr>
      <w:r w:rsidDel="00000000" w:rsidR="00000000" w:rsidRPr="00000000">
        <w:rPr>
          <w:sz w:val="32"/>
          <w:szCs w:val="32"/>
          <w:rtl w:val="0"/>
        </w:rPr>
        <w:t xml:space="preserve">Any OVR add 1 at the end of the ID. </w:t>
      </w:r>
    </w:p>
    <w:p w:rsidR="00000000" w:rsidDel="00000000" w:rsidP="00000000" w:rsidRDefault="00000000" w:rsidRPr="00000000" w14:paraId="000000ED">
      <w:pPr>
        <w:rPr>
          <w:sz w:val="32"/>
          <w:szCs w:val="32"/>
        </w:rPr>
      </w:pPr>
      <w:r w:rsidDel="00000000" w:rsidR="00000000" w:rsidRPr="00000000">
        <w:rPr>
          <w:sz w:val="32"/>
          <w:szCs w:val="32"/>
          <w:highlight w:val="yellow"/>
          <w:rtl w:val="0"/>
        </w:rPr>
        <w:t xml:space="preserve">Aetna rep for mlb</w:t>
      </w:r>
      <w:r w:rsidDel="00000000" w:rsidR="00000000" w:rsidRPr="00000000">
        <w:rPr>
          <w:rtl w:val="0"/>
        </w:rPr>
      </w:r>
    </w:p>
    <w:p w:rsidR="00000000" w:rsidDel="00000000" w:rsidP="00000000" w:rsidRDefault="00000000" w:rsidRPr="00000000" w14:paraId="000000EE">
      <w:pPr>
        <w:rPr>
          <w:sz w:val="32"/>
          <w:szCs w:val="32"/>
        </w:rPr>
      </w:pPr>
      <w:r w:rsidDel="00000000" w:rsidR="00000000" w:rsidRPr="00000000">
        <w:rPr>
          <w:sz w:val="32"/>
          <w:szCs w:val="32"/>
          <w:rtl w:val="0"/>
        </w:rPr>
        <w:t xml:space="preserve">Guenet-carter</w:t>
      </w:r>
    </w:p>
    <w:p w:rsidR="00000000" w:rsidDel="00000000" w:rsidP="00000000" w:rsidRDefault="00000000" w:rsidRPr="00000000" w14:paraId="000000EF">
      <w:pPr>
        <w:rPr>
          <w:sz w:val="32"/>
          <w:szCs w:val="32"/>
        </w:rPr>
      </w:pPr>
      <w:r w:rsidDel="00000000" w:rsidR="00000000" w:rsidRPr="00000000">
        <w:rPr>
          <w:sz w:val="32"/>
          <w:szCs w:val="32"/>
          <w:rtl w:val="0"/>
        </w:rPr>
        <w:t xml:space="preserve">Email : gxcarter@aetna.com</w:t>
      </w:r>
    </w:p>
    <w:p w:rsidR="00000000" w:rsidDel="00000000" w:rsidP="00000000" w:rsidRDefault="00000000" w:rsidRPr="00000000" w14:paraId="000000F0">
      <w:pPr>
        <w:rPr>
          <w:sz w:val="32"/>
          <w:szCs w:val="32"/>
        </w:rPr>
      </w:pPr>
      <w:r w:rsidDel="00000000" w:rsidR="00000000" w:rsidRPr="00000000">
        <w:rPr>
          <w:sz w:val="32"/>
          <w:szCs w:val="32"/>
          <w:highlight w:val="yellow"/>
          <w:rtl w:val="0"/>
        </w:rPr>
        <w:t xml:space="preserve">Aetna ACA/ Override</w:t>
      </w:r>
      <w:r w:rsidDel="00000000" w:rsidR="00000000" w:rsidRPr="00000000">
        <w:rPr>
          <w:rtl w:val="0"/>
        </w:rPr>
      </w:r>
    </w:p>
    <w:p w:rsidR="00000000" w:rsidDel="00000000" w:rsidP="00000000" w:rsidRDefault="00000000" w:rsidRPr="00000000" w14:paraId="000000F1">
      <w:pPr>
        <w:rPr/>
      </w:pPr>
      <w:r w:rsidDel="00000000" w:rsidR="00000000" w:rsidRPr="00000000">
        <w:rPr>
          <w:sz w:val="32"/>
          <w:szCs w:val="32"/>
          <w:rtl w:val="0"/>
        </w:rPr>
        <w:t xml:space="preserve">For Aetna ACA overrides add 3 at the end of the product. </w:t>
      </w:r>
      <w:r w:rsidDel="00000000" w:rsidR="00000000" w:rsidRPr="00000000">
        <w:rPr>
          <w:rtl w:val="0"/>
        </w:rPr>
      </w:r>
    </w:p>
    <w:p w:rsidR="00000000" w:rsidDel="00000000" w:rsidP="00000000" w:rsidRDefault="00000000" w:rsidRPr="00000000" w14:paraId="000000F2">
      <w:pPr>
        <w:rPr>
          <w:sz w:val="32"/>
          <w:szCs w:val="32"/>
        </w:rPr>
      </w:pPr>
      <w:r w:rsidDel="00000000" w:rsidR="00000000" w:rsidRPr="00000000">
        <w:rPr>
          <w:sz w:val="32"/>
          <w:szCs w:val="32"/>
          <w:highlight w:val="yellow"/>
          <w:rtl w:val="0"/>
        </w:rPr>
        <w:t xml:space="preserve">Aetna ACA</w:t>
      </w:r>
      <w:r w:rsidDel="00000000" w:rsidR="00000000" w:rsidRPr="00000000">
        <w:rPr>
          <w:sz w:val="32"/>
          <w:szCs w:val="32"/>
          <w:rtl w:val="0"/>
        </w:rPr>
        <w:t xml:space="preserve"> – Add 1 in front of the ID</w:t>
      </w:r>
    </w:p>
    <w:p w:rsidR="00000000" w:rsidDel="00000000" w:rsidP="00000000" w:rsidRDefault="00000000" w:rsidRPr="00000000" w14:paraId="000000F3">
      <w:pPr>
        <w:rPr>
          <w:sz w:val="32"/>
          <w:szCs w:val="32"/>
        </w:rPr>
      </w:pPr>
      <w:r w:rsidDel="00000000" w:rsidR="00000000" w:rsidRPr="00000000">
        <w:rPr>
          <w:rtl w:val="0"/>
        </w:rPr>
      </w:r>
    </w:p>
    <w:p w:rsidR="00000000" w:rsidDel="00000000" w:rsidP="00000000" w:rsidRDefault="00000000" w:rsidRPr="00000000" w14:paraId="000000F4">
      <w:pPr>
        <w:rPr>
          <w:color w:val="000000"/>
          <w:sz w:val="32"/>
          <w:szCs w:val="32"/>
        </w:rPr>
      </w:pPr>
      <w:r w:rsidDel="00000000" w:rsidR="00000000" w:rsidRPr="00000000">
        <w:rPr>
          <w:color w:val="000000"/>
          <w:sz w:val="32"/>
          <w:szCs w:val="32"/>
          <w:highlight w:val="yellow"/>
          <w:rtl w:val="0"/>
        </w:rPr>
        <w:t xml:space="preserve">Aetna MAPD/PDP</w:t>
      </w:r>
      <w:r w:rsidDel="00000000" w:rsidR="00000000" w:rsidRPr="00000000">
        <w:rPr>
          <w:rtl w:val="0"/>
        </w:rPr>
      </w:r>
    </w:p>
    <w:p w:rsidR="00000000" w:rsidDel="00000000" w:rsidP="00000000" w:rsidRDefault="00000000" w:rsidRPr="00000000" w14:paraId="000000F5">
      <w:pPr>
        <w:rPr>
          <w:color w:val="000000"/>
          <w:sz w:val="32"/>
          <w:szCs w:val="32"/>
        </w:rPr>
      </w:pPr>
      <w:r w:rsidDel="00000000" w:rsidR="00000000" w:rsidRPr="00000000">
        <w:rPr>
          <w:color w:val="000000"/>
          <w:sz w:val="32"/>
          <w:szCs w:val="32"/>
          <w:rtl w:val="0"/>
        </w:rPr>
        <w:t xml:space="preserve">Add 66 at the end of ID for Aetna MAPD override.</w:t>
      </w:r>
    </w:p>
    <w:p w:rsidR="00000000" w:rsidDel="00000000" w:rsidP="00000000" w:rsidRDefault="00000000" w:rsidRPr="00000000" w14:paraId="000000F6">
      <w:pPr>
        <w:rPr>
          <w:color w:val="000000"/>
          <w:sz w:val="32"/>
          <w:szCs w:val="32"/>
        </w:rPr>
      </w:pPr>
      <w:r w:rsidDel="00000000" w:rsidR="00000000" w:rsidRPr="00000000">
        <w:rPr>
          <w:color w:val="000000"/>
          <w:sz w:val="32"/>
          <w:szCs w:val="32"/>
          <w:rtl w:val="0"/>
        </w:rPr>
        <w:t xml:space="preserve">For Aetna MAPD override we get 125 from Aetna and 50 from HFG. So, 50 goes fully to mlb and 125 gets distributed to mlb and SL. For 2024 and $125 fully goes to MLB for 2025</w:t>
      </w:r>
    </w:p>
    <w:p w:rsidR="00000000" w:rsidDel="00000000" w:rsidP="00000000" w:rsidRDefault="00000000" w:rsidRPr="00000000" w14:paraId="000000F7">
      <w:pPr>
        <w:rPr>
          <w:rFonts w:ascii="Play" w:cs="Play" w:eastAsia="Play" w:hAnsi="Play"/>
          <w:color w:val="000000"/>
          <w:sz w:val="32"/>
          <w:szCs w:val="32"/>
        </w:rPr>
      </w:pPr>
      <w:r w:rsidDel="00000000" w:rsidR="00000000" w:rsidRPr="00000000">
        <w:rPr>
          <w:rFonts w:ascii="Play" w:cs="Play" w:eastAsia="Play" w:hAnsi="Play"/>
          <w:color w:val="000000"/>
          <w:sz w:val="32"/>
          <w:szCs w:val="32"/>
          <w:rtl w:val="0"/>
        </w:rPr>
        <w:t xml:space="preserve">Add 61 in the end for </w:t>
      </w:r>
      <w:r w:rsidDel="00000000" w:rsidR="00000000" w:rsidRPr="00000000">
        <w:rPr>
          <w:rFonts w:ascii="Play" w:cs="Play" w:eastAsia="Play" w:hAnsi="Play"/>
          <w:color w:val="000000"/>
          <w:sz w:val="32"/>
          <w:szCs w:val="32"/>
          <w:highlight w:val="yellow"/>
          <w:rtl w:val="0"/>
        </w:rPr>
        <w:t xml:space="preserve">powers</w:t>
      </w:r>
      <w:r w:rsidDel="00000000" w:rsidR="00000000" w:rsidRPr="00000000">
        <w:rPr>
          <w:rFonts w:ascii="Play" w:cs="Play" w:eastAsia="Play" w:hAnsi="Play"/>
          <w:color w:val="000000"/>
          <w:sz w:val="32"/>
          <w:szCs w:val="32"/>
          <w:rtl w:val="0"/>
        </w:rPr>
        <w:t xml:space="preserve"> agency and always select Aetna 1st year and renewal override product when processing Aetna MAPD. </w:t>
      </w:r>
    </w:p>
    <w:p w:rsidR="00000000" w:rsidDel="00000000" w:rsidP="00000000" w:rsidRDefault="00000000" w:rsidRPr="00000000" w14:paraId="000000F8">
      <w:pPr>
        <w:rPr>
          <w:rFonts w:ascii="Play" w:cs="Play" w:eastAsia="Play" w:hAnsi="Play"/>
          <w:color w:val="000000"/>
          <w:sz w:val="32"/>
          <w:szCs w:val="32"/>
        </w:rPr>
      </w:pPr>
      <w:r w:rsidDel="00000000" w:rsidR="00000000" w:rsidRPr="00000000">
        <w:rPr>
          <w:rFonts w:ascii="Play" w:cs="Play" w:eastAsia="Play" w:hAnsi="Play"/>
          <w:color w:val="000000"/>
          <w:sz w:val="32"/>
          <w:szCs w:val="32"/>
          <w:rtl w:val="0"/>
        </w:rPr>
        <w:t xml:space="preserve">We pay only $40 to powers from Aetna carrier and $50 from HFG goes 100% to MLB for powers for 2025</w:t>
      </w:r>
    </w:p>
    <w:p w:rsidR="00000000" w:rsidDel="00000000" w:rsidP="00000000" w:rsidRDefault="00000000" w:rsidRPr="00000000" w14:paraId="000000F9">
      <w:pPr>
        <w:rPr>
          <w:color w:val="000000"/>
          <w:sz w:val="32"/>
          <w:szCs w:val="32"/>
          <w:highlight w:val="yellow"/>
        </w:rPr>
      </w:pPr>
      <w:r w:rsidDel="00000000" w:rsidR="00000000" w:rsidRPr="00000000">
        <w:rPr>
          <w:color w:val="000000"/>
          <w:sz w:val="32"/>
          <w:szCs w:val="32"/>
          <w:highlight w:val="yellow"/>
          <w:rtl w:val="0"/>
        </w:rPr>
        <w:t xml:space="preserve">For Aetna MAPD use Medicare ID number and add 8 at the end for end of the ID. Only if using products with *</w:t>
      </w:r>
    </w:p>
    <w:p w:rsidR="00000000" w:rsidDel="00000000" w:rsidP="00000000" w:rsidRDefault="00000000" w:rsidRPr="00000000" w14:paraId="000000FA">
      <w:pPr>
        <w:rPr>
          <w:color w:val="000000"/>
          <w:sz w:val="32"/>
          <w:szCs w:val="32"/>
          <w:highlight w:val="yellow"/>
        </w:rPr>
      </w:pPr>
      <w:r w:rsidDel="00000000" w:rsidR="00000000" w:rsidRPr="00000000">
        <w:rPr>
          <w:color w:val="000000"/>
          <w:sz w:val="32"/>
          <w:szCs w:val="32"/>
          <w:highlight w:val="yellow"/>
          <w:rtl w:val="0"/>
        </w:rPr>
        <w:t xml:space="preserve">Aetna MAPD 2025 add 7 at the end of the ID only if using product without *</w:t>
      </w:r>
    </w:p>
    <w:p w:rsidR="00000000" w:rsidDel="00000000" w:rsidP="00000000" w:rsidRDefault="00000000" w:rsidRPr="00000000" w14:paraId="000000FB">
      <w:pPr>
        <w:rPr>
          <w:color w:val="000000"/>
          <w:sz w:val="32"/>
          <w:szCs w:val="32"/>
          <w:highlight w:val="yellow"/>
        </w:rPr>
      </w:pPr>
      <w:r w:rsidDel="00000000" w:rsidR="00000000" w:rsidRPr="00000000">
        <w:rPr>
          <w:color w:val="000000"/>
          <w:sz w:val="32"/>
          <w:szCs w:val="32"/>
          <w:highlight w:val="yellow"/>
          <w:rtl w:val="0"/>
        </w:rPr>
        <w:t xml:space="preserve">Aetna MAPD 2025 overrides add 88 at the end of the ID</w:t>
      </w:r>
    </w:p>
    <w:p w:rsidR="00000000" w:rsidDel="00000000" w:rsidP="00000000" w:rsidRDefault="00000000" w:rsidRPr="00000000" w14:paraId="000000FC">
      <w:pPr>
        <w:rPr>
          <w:color w:val="000000"/>
          <w:sz w:val="32"/>
          <w:szCs w:val="32"/>
        </w:rPr>
      </w:pPr>
      <w:r w:rsidDel="00000000" w:rsidR="00000000" w:rsidRPr="00000000">
        <w:rPr>
          <w:rtl w:val="0"/>
        </w:rPr>
      </w:r>
    </w:p>
    <w:p w:rsidR="00000000" w:rsidDel="00000000" w:rsidP="00000000" w:rsidRDefault="00000000" w:rsidRPr="00000000" w14:paraId="000000FD">
      <w:pPr>
        <w:rPr>
          <w:color w:val="000000"/>
          <w:sz w:val="32"/>
          <w:szCs w:val="32"/>
          <w:highlight w:val="yellow"/>
        </w:rPr>
      </w:pPr>
      <w:r w:rsidDel="00000000" w:rsidR="00000000" w:rsidRPr="00000000">
        <w:rPr>
          <w:rtl w:val="0"/>
        </w:rPr>
      </w:r>
    </w:p>
    <w:p w:rsidR="00000000" w:rsidDel="00000000" w:rsidP="00000000" w:rsidRDefault="00000000" w:rsidRPr="00000000" w14:paraId="000000FE">
      <w:pPr>
        <w:rPr>
          <w:color w:val="000000"/>
          <w:sz w:val="32"/>
          <w:szCs w:val="32"/>
        </w:rPr>
      </w:pPr>
      <w:r w:rsidDel="00000000" w:rsidR="00000000" w:rsidRPr="00000000">
        <w:rPr>
          <w:color w:val="000000"/>
          <w:sz w:val="32"/>
          <w:szCs w:val="32"/>
          <w:highlight w:val="yellow"/>
          <w:rtl w:val="0"/>
        </w:rPr>
        <w:t xml:space="preserve">Jefferson Health</w:t>
      </w:r>
      <w:r w:rsidDel="00000000" w:rsidR="00000000" w:rsidRPr="00000000">
        <w:rPr>
          <w:rtl w:val="0"/>
        </w:rPr>
      </w:r>
    </w:p>
    <w:p w:rsidR="00000000" w:rsidDel="00000000" w:rsidP="00000000" w:rsidRDefault="00000000" w:rsidRPr="00000000" w14:paraId="000000FF">
      <w:pPr>
        <w:rPr>
          <w:color w:val="000000"/>
          <w:sz w:val="32"/>
          <w:szCs w:val="32"/>
        </w:rPr>
      </w:pPr>
      <w:r w:rsidDel="00000000" w:rsidR="00000000" w:rsidRPr="00000000">
        <w:rPr>
          <w:color w:val="000000"/>
          <w:sz w:val="32"/>
          <w:szCs w:val="32"/>
          <w:rtl w:val="0"/>
        </w:rPr>
        <w:t xml:space="preserve">Add 2 at the end of the ID for override and add 1 in the end of the ID for normal health Jefferson product.</w:t>
      </w:r>
    </w:p>
    <w:p w:rsidR="00000000" w:rsidDel="00000000" w:rsidP="00000000" w:rsidRDefault="00000000" w:rsidRPr="00000000" w14:paraId="00000100">
      <w:pPr>
        <w:rPr>
          <w:rFonts w:ascii="Play" w:cs="Play" w:eastAsia="Play" w:hAnsi="Play"/>
          <w:color w:val="000000"/>
          <w:sz w:val="32"/>
          <w:szCs w:val="32"/>
        </w:rPr>
      </w:pPr>
      <w:r w:rsidDel="00000000" w:rsidR="00000000" w:rsidRPr="00000000">
        <w:rPr>
          <w:rFonts w:ascii="Play" w:cs="Play" w:eastAsia="Play" w:hAnsi="Play"/>
          <w:color w:val="000000"/>
          <w:sz w:val="32"/>
          <w:szCs w:val="32"/>
          <w:rtl w:val="0"/>
        </w:rPr>
        <w:t xml:space="preserve">Add 1 in the end for powers agency and always select Aetna 1st year and renewal override product when processing Aetna MAPD. </w:t>
      </w:r>
    </w:p>
    <w:p w:rsidR="00000000" w:rsidDel="00000000" w:rsidP="00000000" w:rsidRDefault="00000000" w:rsidRPr="00000000" w14:paraId="00000101">
      <w:pPr>
        <w:rPr>
          <w:color w:val="000000"/>
          <w:sz w:val="32"/>
          <w:szCs w:val="32"/>
        </w:rPr>
      </w:pPr>
      <w:r w:rsidDel="00000000" w:rsidR="00000000" w:rsidRPr="00000000">
        <w:rPr>
          <w:color w:val="000000"/>
          <w:sz w:val="32"/>
          <w:szCs w:val="32"/>
          <w:rtl w:val="0"/>
        </w:rPr>
        <w:t xml:space="preserve">Add 1 in front of ID for PDP admin fee it goes 100 to MLB</w:t>
      </w:r>
    </w:p>
    <w:p w:rsidR="00000000" w:rsidDel="00000000" w:rsidP="00000000" w:rsidRDefault="00000000" w:rsidRPr="00000000" w14:paraId="00000102">
      <w:pPr>
        <w:rPr>
          <w:color w:val="000000"/>
          <w:sz w:val="32"/>
          <w:szCs w:val="32"/>
          <w:highlight w:val="yellow"/>
        </w:rPr>
      </w:pPr>
      <w:r w:rsidDel="00000000" w:rsidR="00000000" w:rsidRPr="00000000">
        <w:rPr>
          <w:rtl w:val="0"/>
        </w:rPr>
      </w:r>
    </w:p>
    <w:p w:rsidR="00000000" w:rsidDel="00000000" w:rsidP="00000000" w:rsidRDefault="00000000" w:rsidRPr="00000000" w14:paraId="00000103">
      <w:pPr>
        <w:rPr>
          <w:color w:val="000000"/>
          <w:sz w:val="32"/>
          <w:szCs w:val="32"/>
        </w:rPr>
      </w:pPr>
      <w:r w:rsidDel="00000000" w:rsidR="00000000" w:rsidRPr="00000000">
        <w:rPr>
          <w:color w:val="000000"/>
          <w:sz w:val="32"/>
          <w:szCs w:val="32"/>
          <w:highlight w:val="yellow"/>
          <w:rtl w:val="0"/>
        </w:rPr>
        <w:t xml:space="preserve">Clover MAPD</w:t>
      </w:r>
      <w:r w:rsidDel="00000000" w:rsidR="00000000" w:rsidRPr="00000000">
        <w:rPr>
          <w:rtl w:val="0"/>
        </w:rPr>
      </w:r>
    </w:p>
    <w:p w:rsidR="00000000" w:rsidDel="00000000" w:rsidP="00000000" w:rsidRDefault="00000000" w:rsidRPr="00000000" w14:paraId="00000104">
      <w:pPr>
        <w:rPr>
          <w:color w:val="000000"/>
          <w:sz w:val="32"/>
          <w:szCs w:val="32"/>
        </w:rPr>
      </w:pPr>
      <w:r w:rsidDel="00000000" w:rsidR="00000000" w:rsidRPr="00000000">
        <w:rPr>
          <w:color w:val="000000"/>
          <w:sz w:val="32"/>
          <w:szCs w:val="32"/>
          <w:rtl w:val="0"/>
        </w:rPr>
        <w:t xml:space="preserve">For clover MAPD use Member ID as it is.</w:t>
      </w:r>
    </w:p>
    <w:p w:rsidR="00000000" w:rsidDel="00000000" w:rsidP="00000000" w:rsidRDefault="00000000" w:rsidRPr="00000000" w14:paraId="00000105">
      <w:pPr>
        <w:rPr>
          <w:color w:val="000000"/>
          <w:sz w:val="32"/>
          <w:szCs w:val="32"/>
        </w:rPr>
      </w:pPr>
      <w:r w:rsidDel="00000000" w:rsidR="00000000" w:rsidRPr="00000000">
        <w:rPr>
          <w:color w:val="000000"/>
          <w:sz w:val="32"/>
          <w:szCs w:val="32"/>
          <w:rtl w:val="0"/>
        </w:rPr>
        <w:t xml:space="preserve">For clover OVR add 1 at the end</w:t>
      </w:r>
    </w:p>
    <w:p w:rsidR="00000000" w:rsidDel="00000000" w:rsidP="00000000" w:rsidRDefault="00000000" w:rsidRPr="00000000" w14:paraId="00000106">
      <w:pPr>
        <w:rPr>
          <w:color w:val="000000"/>
          <w:sz w:val="32"/>
          <w:szCs w:val="32"/>
        </w:rPr>
      </w:pPr>
      <w:r w:rsidDel="00000000" w:rsidR="00000000" w:rsidRPr="00000000">
        <w:rPr>
          <w:color w:val="000000"/>
          <w:sz w:val="32"/>
          <w:szCs w:val="32"/>
          <w:rtl w:val="0"/>
        </w:rPr>
        <w:t xml:space="preserve">For Clover renewal or 2025 add 2 at the end</w:t>
      </w:r>
    </w:p>
    <w:p w:rsidR="00000000" w:rsidDel="00000000" w:rsidP="00000000" w:rsidRDefault="00000000" w:rsidRPr="00000000" w14:paraId="00000107">
      <w:pPr>
        <w:rPr>
          <w:sz w:val="32"/>
          <w:szCs w:val="32"/>
          <w:highlight w:val="yellow"/>
        </w:rPr>
      </w:pPr>
      <w:r w:rsidDel="00000000" w:rsidR="00000000" w:rsidRPr="00000000">
        <w:rPr>
          <w:rtl w:val="0"/>
        </w:rPr>
      </w:r>
    </w:p>
    <w:p w:rsidR="00000000" w:rsidDel="00000000" w:rsidP="00000000" w:rsidRDefault="00000000" w:rsidRPr="00000000" w14:paraId="00000108">
      <w:pPr>
        <w:rPr>
          <w:sz w:val="32"/>
          <w:szCs w:val="32"/>
        </w:rPr>
      </w:pPr>
      <w:r w:rsidDel="00000000" w:rsidR="00000000" w:rsidRPr="00000000">
        <w:rPr>
          <w:sz w:val="32"/>
          <w:szCs w:val="32"/>
          <w:highlight w:val="yellow"/>
          <w:rtl w:val="0"/>
        </w:rPr>
        <w:t xml:space="preserve">Highmark</w:t>
      </w:r>
      <w:r w:rsidDel="00000000" w:rsidR="00000000" w:rsidRPr="00000000">
        <w:rPr>
          <w:rtl w:val="0"/>
        </w:rPr>
      </w:r>
    </w:p>
    <w:p w:rsidR="00000000" w:rsidDel="00000000" w:rsidP="00000000" w:rsidRDefault="00000000" w:rsidRPr="00000000" w14:paraId="00000109">
      <w:pPr>
        <w:rPr>
          <w:sz w:val="32"/>
          <w:szCs w:val="32"/>
        </w:rPr>
      </w:pPr>
      <w:r w:rsidDel="00000000" w:rsidR="00000000" w:rsidRPr="00000000">
        <w:rPr>
          <w:sz w:val="32"/>
          <w:szCs w:val="32"/>
          <w:rtl w:val="0"/>
        </w:rPr>
        <w:t xml:space="preserve">For Highmark MAPD Bonus/HRA add 1 in the end of the ID</w:t>
      </w:r>
    </w:p>
    <w:p w:rsidR="00000000" w:rsidDel="00000000" w:rsidP="00000000" w:rsidRDefault="00000000" w:rsidRPr="00000000" w14:paraId="0000010A">
      <w:pPr>
        <w:rPr>
          <w:sz w:val="32"/>
          <w:szCs w:val="32"/>
        </w:rPr>
      </w:pPr>
      <w:r w:rsidDel="00000000" w:rsidR="00000000" w:rsidRPr="00000000">
        <w:rPr>
          <w:sz w:val="32"/>
          <w:szCs w:val="32"/>
          <w:rtl w:val="0"/>
        </w:rPr>
        <w:t xml:space="preserve">For Highmark MAPD overrides add 2 in the back of the ID’s</w:t>
      </w:r>
    </w:p>
    <w:p w:rsidR="00000000" w:rsidDel="00000000" w:rsidP="00000000" w:rsidRDefault="00000000" w:rsidRPr="00000000" w14:paraId="0000010B">
      <w:pPr>
        <w:rPr>
          <w:sz w:val="32"/>
          <w:szCs w:val="32"/>
        </w:rPr>
      </w:pPr>
      <w:r w:rsidDel="00000000" w:rsidR="00000000" w:rsidRPr="00000000">
        <w:rPr>
          <w:sz w:val="32"/>
          <w:szCs w:val="32"/>
          <w:rtl w:val="0"/>
        </w:rPr>
        <w:t xml:space="preserve">For Highmark ACA override rate changed from 3 to 3.50 so use 23.50 product for anything paying 23.50 (Highmark 65 ACA Individual Health: On-Exchange &amp; Off-Exchange) Add 3 at the end of the ID</w:t>
      </w:r>
    </w:p>
    <w:p w:rsidR="00000000" w:rsidDel="00000000" w:rsidP="00000000" w:rsidRDefault="00000000" w:rsidRPr="00000000" w14:paraId="0000010C">
      <w:pPr>
        <w:rPr>
          <w:sz w:val="32"/>
          <w:szCs w:val="32"/>
        </w:rPr>
      </w:pPr>
      <w:r w:rsidDel="00000000" w:rsidR="00000000" w:rsidRPr="00000000">
        <w:rPr>
          <w:sz w:val="32"/>
          <w:szCs w:val="32"/>
          <w:rtl w:val="0"/>
        </w:rPr>
        <w:t xml:space="preserve">For william Schaeffer we will pay him street level for any policy effective before 5-1-25. Anything after he gets payment directly. We pay $3 ovr to him no MLB.</w:t>
      </w:r>
    </w:p>
    <w:p w:rsidR="00000000" w:rsidDel="00000000" w:rsidP="00000000" w:rsidRDefault="00000000" w:rsidRPr="00000000" w14:paraId="0000010D">
      <w:pPr>
        <w:rPr>
          <w:sz w:val="32"/>
          <w:szCs w:val="32"/>
        </w:rPr>
      </w:pPr>
      <w:r w:rsidDel="00000000" w:rsidR="00000000" w:rsidRPr="00000000">
        <w:rPr>
          <w:sz w:val="32"/>
          <w:szCs w:val="32"/>
          <w:rtl w:val="0"/>
        </w:rPr>
        <w:t xml:space="preserve">For 2025 MAPD add 55 at the end of the ID</w:t>
      </w:r>
    </w:p>
    <w:p w:rsidR="00000000" w:rsidDel="00000000" w:rsidP="00000000" w:rsidRDefault="00000000" w:rsidRPr="00000000" w14:paraId="0000010E">
      <w:pPr>
        <w:rPr>
          <w:sz w:val="32"/>
          <w:szCs w:val="32"/>
        </w:rPr>
      </w:pPr>
      <w:r w:rsidDel="00000000" w:rsidR="00000000" w:rsidRPr="00000000">
        <w:rPr>
          <w:sz w:val="32"/>
          <w:szCs w:val="32"/>
          <w:rtl w:val="0"/>
        </w:rPr>
        <w:t xml:space="preserve">For 2025 Overrides add 65 at the end of the ID</w:t>
      </w:r>
    </w:p>
    <w:p w:rsidR="00000000" w:rsidDel="00000000" w:rsidP="00000000" w:rsidRDefault="00000000" w:rsidRPr="00000000" w14:paraId="0000010F">
      <w:pPr>
        <w:rPr>
          <w:sz w:val="32"/>
          <w:szCs w:val="32"/>
          <w:highlight w:val="yellow"/>
        </w:rPr>
      </w:pPr>
      <w:r w:rsidDel="00000000" w:rsidR="00000000" w:rsidRPr="00000000">
        <w:rPr>
          <w:rtl w:val="0"/>
        </w:rPr>
      </w:r>
    </w:p>
    <w:p w:rsidR="00000000" w:rsidDel="00000000" w:rsidP="00000000" w:rsidRDefault="00000000" w:rsidRPr="00000000" w14:paraId="00000110">
      <w:pPr>
        <w:rPr>
          <w:sz w:val="32"/>
          <w:szCs w:val="32"/>
        </w:rPr>
      </w:pPr>
      <w:r w:rsidDel="00000000" w:rsidR="00000000" w:rsidRPr="00000000">
        <w:rPr>
          <w:sz w:val="32"/>
          <w:szCs w:val="32"/>
          <w:highlight w:val="yellow"/>
          <w:rtl w:val="0"/>
        </w:rPr>
        <w:t xml:space="preserve">Surebridge</w:t>
      </w:r>
      <w:r w:rsidDel="00000000" w:rsidR="00000000" w:rsidRPr="00000000">
        <w:rPr>
          <w:rtl w:val="0"/>
        </w:rPr>
      </w:r>
    </w:p>
    <w:p w:rsidR="00000000" w:rsidDel="00000000" w:rsidP="00000000" w:rsidRDefault="00000000" w:rsidRPr="00000000" w14:paraId="00000111">
      <w:pPr>
        <w:rPr>
          <w:sz w:val="32"/>
          <w:szCs w:val="32"/>
        </w:rPr>
      </w:pPr>
      <w:r w:rsidDel="00000000" w:rsidR="00000000" w:rsidRPr="00000000">
        <w:rPr>
          <w:sz w:val="32"/>
          <w:szCs w:val="32"/>
          <w:rtl w:val="0"/>
        </w:rPr>
        <w:t xml:space="preserve">for surebridge Policies with an effective date in April 2023 or earlier are just overrides to the agency as carol foley was paid direct as a broker. Policies written after that are when she was LOA and she would be paid as an agent. So, pay anything for carol to MLB 100% before 04/1/2023.</w:t>
      </w:r>
    </w:p>
    <w:p w:rsidR="00000000" w:rsidDel="00000000" w:rsidP="00000000" w:rsidRDefault="00000000" w:rsidRPr="00000000" w14:paraId="00000112">
      <w:pPr>
        <w:rPr>
          <w:sz w:val="32"/>
          <w:szCs w:val="32"/>
        </w:rPr>
      </w:pPr>
      <w:r w:rsidDel="00000000" w:rsidR="00000000" w:rsidRPr="00000000">
        <w:rPr>
          <w:sz w:val="32"/>
          <w:szCs w:val="32"/>
          <w:rtl w:val="0"/>
        </w:rPr>
        <w:t xml:space="preserve">Also, for any Street agent we get only overrides so it goes 100% to mlb.</w:t>
      </w:r>
    </w:p>
    <w:p w:rsidR="00000000" w:rsidDel="00000000" w:rsidP="00000000" w:rsidRDefault="00000000" w:rsidRPr="00000000" w14:paraId="00000113">
      <w:pPr>
        <w:rPr>
          <w:sz w:val="32"/>
          <w:szCs w:val="32"/>
        </w:rPr>
      </w:pPr>
      <w:r w:rsidDel="00000000" w:rsidR="00000000" w:rsidRPr="00000000">
        <w:rPr>
          <w:rtl w:val="0"/>
        </w:rPr>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rPr>
          <w:sz w:val="32"/>
          <w:szCs w:val="32"/>
        </w:rPr>
      </w:pPr>
      <w:r w:rsidDel="00000000" w:rsidR="00000000" w:rsidRPr="00000000">
        <w:rPr>
          <w:sz w:val="32"/>
          <w:szCs w:val="32"/>
          <w:highlight w:val="yellow"/>
          <w:rtl w:val="0"/>
        </w:rPr>
        <w:t xml:space="preserve">Devoted health</w:t>
      </w:r>
      <w:r w:rsidDel="00000000" w:rsidR="00000000" w:rsidRPr="00000000">
        <w:rPr>
          <w:rtl w:val="0"/>
        </w:rPr>
      </w:r>
    </w:p>
    <w:p w:rsidR="00000000" w:rsidDel="00000000" w:rsidP="00000000" w:rsidRDefault="00000000" w:rsidRPr="00000000" w14:paraId="00000116">
      <w:pPr>
        <w:rPr>
          <w:sz w:val="32"/>
          <w:szCs w:val="32"/>
        </w:rPr>
      </w:pPr>
      <w:r w:rsidDel="00000000" w:rsidR="00000000" w:rsidRPr="00000000">
        <w:rPr>
          <w:sz w:val="32"/>
          <w:szCs w:val="32"/>
          <w:rtl w:val="0"/>
        </w:rPr>
        <w:t xml:space="preserve">Add OVR at the end of the Id for overrides.</w:t>
      </w:r>
    </w:p>
    <w:p w:rsidR="00000000" w:rsidDel="00000000" w:rsidP="00000000" w:rsidRDefault="00000000" w:rsidRPr="00000000" w14:paraId="00000117">
      <w:pPr>
        <w:rPr>
          <w:sz w:val="32"/>
          <w:szCs w:val="32"/>
        </w:rPr>
      </w:pPr>
      <w:r w:rsidDel="00000000" w:rsidR="00000000" w:rsidRPr="00000000">
        <w:rPr>
          <w:sz w:val="32"/>
          <w:szCs w:val="32"/>
          <w:rtl w:val="0"/>
        </w:rPr>
        <w:t xml:space="preserve">Add 1 at the front of the ID for HRA bonus.</w:t>
      </w:r>
    </w:p>
    <w:p w:rsidR="00000000" w:rsidDel="00000000" w:rsidP="00000000" w:rsidRDefault="00000000" w:rsidRPr="00000000" w14:paraId="00000118">
      <w:pPr>
        <w:rPr>
          <w:sz w:val="32"/>
          <w:szCs w:val="32"/>
        </w:rPr>
      </w:pPr>
      <w:r w:rsidDel="00000000" w:rsidR="00000000" w:rsidRPr="00000000">
        <w:rPr>
          <w:sz w:val="32"/>
          <w:szCs w:val="32"/>
          <w:rtl w:val="0"/>
        </w:rPr>
        <w:t xml:space="preserve">Contact commissions – </w:t>
      </w:r>
      <w:hyperlink r:id="rId19">
        <w:r w:rsidDel="00000000" w:rsidR="00000000" w:rsidRPr="00000000">
          <w:rPr>
            <w:color w:val="467886"/>
            <w:sz w:val="32"/>
            <w:szCs w:val="32"/>
            <w:u w:val="single"/>
            <w:rtl w:val="0"/>
          </w:rPr>
          <w:t xml:space="preserve">agent-support@devoted.com</w:t>
        </w:r>
      </w:hyperlink>
      <w:r w:rsidDel="00000000" w:rsidR="00000000" w:rsidRPr="00000000">
        <w:rPr>
          <w:rtl w:val="0"/>
        </w:rPr>
      </w:r>
    </w:p>
    <w:p w:rsidR="00000000" w:rsidDel="00000000" w:rsidP="00000000" w:rsidRDefault="00000000" w:rsidRPr="00000000" w14:paraId="00000119">
      <w:pPr>
        <w:rPr>
          <w:sz w:val="32"/>
          <w:szCs w:val="32"/>
        </w:rPr>
      </w:pPr>
      <w:r w:rsidDel="00000000" w:rsidR="00000000" w:rsidRPr="00000000">
        <w:rPr>
          <w:sz w:val="32"/>
          <w:szCs w:val="32"/>
          <w:rtl w:val="0"/>
        </w:rPr>
        <w:t xml:space="preserve">Devoted Health MAPD add 8 and 88 on overrides at the end of the ID</w:t>
      </w:r>
    </w:p>
    <w:p w:rsidR="00000000" w:rsidDel="00000000" w:rsidP="00000000" w:rsidRDefault="00000000" w:rsidRPr="00000000" w14:paraId="0000011A">
      <w:pPr>
        <w:rPr>
          <w:sz w:val="32"/>
          <w:szCs w:val="32"/>
        </w:rPr>
      </w:pPr>
      <w:r w:rsidDel="00000000" w:rsidR="00000000" w:rsidRPr="00000000">
        <w:rPr>
          <w:sz w:val="32"/>
          <w:szCs w:val="32"/>
          <w:highlight w:val="yellow"/>
          <w:rtl w:val="0"/>
        </w:rPr>
        <w:t xml:space="preserve">Mutual of Omaha</w:t>
      </w:r>
      <w:r w:rsidDel="00000000" w:rsidR="00000000" w:rsidRPr="00000000">
        <w:rPr>
          <w:rtl w:val="0"/>
        </w:rPr>
      </w:r>
    </w:p>
    <w:p w:rsidR="00000000" w:rsidDel="00000000" w:rsidP="00000000" w:rsidRDefault="00000000" w:rsidRPr="00000000" w14:paraId="0000011B">
      <w:pPr>
        <w:rPr>
          <w:sz w:val="32"/>
          <w:szCs w:val="32"/>
        </w:rPr>
      </w:pPr>
      <w:r w:rsidDel="00000000" w:rsidR="00000000" w:rsidRPr="00000000">
        <w:rPr>
          <w:sz w:val="32"/>
          <w:szCs w:val="32"/>
          <w:rtl w:val="0"/>
        </w:rPr>
        <w:t xml:space="preserve">For MOO they pay 9 months in advance so when we have to pay advance only agents who are AV on our database and our agent roster. The rest of them will still get paid as earned, meaning for 1 month only. </w:t>
      </w:r>
    </w:p>
    <w:p w:rsidR="00000000" w:rsidDel="00000000" w:rsidP="00000000" w:rsidRDefault="00000000" w:rsidRPr="00000000" w14:paraId="0000011C">
      <w:pPr>
        <w:rPr>
          <w:sz w:val="32"/>
          <w:szCs w:val="32"/>
        </w:rPr>
      </w:pPr>
      <w:r w:rsidDel="00000000" w:rsidR="00000000" w:rsidRPr="00000000">
        <w:rPr>
          <w:sz w:val="32"/>
          <w:szCs w:val="32"/>
          <w:rtl w:val="0"/>
        </w:rPr>
        <w:t xml:space="preserve">For example, if I have Anne Marie got paid for 9 months AV on policy for $400 so I will pay her only $44.44 which is 400/9 and if I got paid Richard yale $400 then I will pay him full $400 because he is on AV. Next time we will get paid for both Anne Marie and Richard we will see Advance commission column -44.44 so we will pay Richard 44.44 with code AV1 so it can be applied towards debit balance, and we will pay Anne Maire 44.44 AE because in reality we never paid her advanced.  </w:t>
      </w:r>
    </w:p>
    <w:p w:rsidR="00000000" w:rsidDel="00000000" w:rsidP="00000000" w:rsidRDefault="00000000" w:rsidRPr="00000000" w14:paraId="0000011D">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Quarterly</w:t>
      </w:r>
      <w:r w:rsidDel="00000000" w:rsidR="00000000" w:rsidRPr="00000000">
        <w:rPr>
          <w:sz w:val="32"/>
          <w:szCs w:val="32"/>
          <w:rtl w:val="0"/>
        </w:rPr>
        <w:t xml:space="preserve"> payment the premium is for 3 months for eg: premium is $592.83 then the total premium will be 592.83/3 *12 = 2371.32 and if the product is paying 19% for instance then 2371.32*19% = 450.55 for the whole year and when we get the payment for the first time it will be paid $112.65 (3 months) and next time we will see this it will look like 450.55/12 = 37.55 you will see $37.55(monthly) under comm amount column and you will see -75.10(remaining  months) under AV commissions column but you ill pay the total of $112.65 if the Agent is AE. </w:t>
      </w:r>
    </w:p>
    <w:p w:rsidR="00000000" w:rsidDel="00000000" w:rsidP="00000000" w:rsidRDefault="00000000" w:rsidRPr="00000000" w14:paraId="0000011E">
      <w:pPr>
        <w:rPr>
          <w:sz w:val="32"/>
          <w:szCs w:val="32"/>
        </w:rPr>
      </w:pPr>
      <w:r w:rsidDel="00000000" w:rsidR="00000000" w:rsidRPr="00000000">
        <w:rPr>
          <w:sz w:val="32"/>
          <w:szCs w:val="32"/>
          <w:rtl w:val="0"/>
        </w:rPr>
        <w:t xml:space="preserve">Also, for MOO when we get paid for whole year it will say </w:t>
      </w:r>
      <w:r w:rsidDel="00000000" w:rsidR="00000000" w:rsidRPr="00000000">
        <w:rPr>
          <w:sz w:val="32"/>
          <w:szCs w:val="32"/>
          <w:highlight w:val="cyan"/>
          <w:rtl w:val="0"/>
        </w:rPr>
        <w:t xml:space="preserve">A(annual)</w:t>
      </w:r>
      <w:r w:rsidDel="00000000" w:rsidR="00000000" w:rsidRPr="00000000">
        <w:rPr>
          <w:sz w:val="32"/>
          <w:szCs w:val="32"/>
          <w:rtl w:val="0"/>
        </w:rPr>
        <w:t xml:space="preserve"> in monthly column then we pay whole amount together as earned to all agents </w:t>
      </w:r>
      <w:r w:rsidDel="00000000" w:rsidR="00000000" w:rsidRPr="00000000">
        <w:rPr>
          <w:sz w:val="32"/>
          <w:szCs w:val="32"/>
          <w:highlight w:val="cyan"/>
          <w:rtl w:val="0"/>
        </w:rPr>
        <w:t xml:space="preserve">For Q(Quarterly)</w:t>
      </w:r>
      <w:r w:rsidDel="00000000" w:rsidR="00000000" w:rsidRPr="00000000">
        <w:rPr>
          <w:sz w:val="32"/>
          <w:szCs w:val="32"/>
          <w:rtl w:val="0"/>
        </w:rPr>
        <w:t xml:space="preserve"> those are paid for 3 months so we will divide premium and comm by 3 and pay those for 3 months AV (per av schedule) but apl had paid av 9 months to those policies so if it is older policy still pay towards debit balance until 9 months and For </w:t>
      </w:r>
      <w:r w:rsidDel="00000000" w:rsidR="00000000" w:rsidRPr="00000000">
        <w:rPr>
          <w:sz w:val="32"/>
          <w:szCs w:val="32"/>
          <w:highlight w:val="cyan"/>
          <w:rtl w:val="0"/>
        </w:rPr>
        <w:t xml:space="preserve">SA semi annual</w:t>
      </w:r>
      <w:r w:rsidDel="00000000" w:rsidR="00000000" w:rsidRPr="00000000">
        <w:rPr>
          <w:sz w:val="32"/>
          <w:szCs w:val="32"/>
          <w:rtl w:val="0"/>
        </w:rPr>
        <w:t xml:space="preserve"> we get paid 6 months av from MOO and we will pay them 6 months AV too we will pay annual, quarter ad SA to AE agents too because we will not see it again. </w:t>
      </w:r>
    </w:p>
    <w:p w:rsidR="00000000" w:rsidDel="00000000" w:rsidP="00000000" w:rsidRDefault="00000000" w:rsidRPr="00000000" w14:paraId="0000011F">
      <w:pPr>
        <w:rPr>
          <w:sz w:val="32"/>
          <w:szCs w:val="32"/>
        </w:rPr>
      </w:pPr>
      <w:r w:rsidDel="00000000" w:rsidR="00000000" w:rsidRPr="00000000">
        <w:rPr>
          <w:sz w:val="32"/>
          <w:szCs w:val="32"/>
          <w:rtl w:val="0"/>
        </w:rPr>
        <w:t xml:space="preserve">We will divide premium by 9 only for life policies rest are as earned</w:t>
      </w:r>
    </w:p>
    <w:p w:rsidR="00000000" w:rsidDel="00000000" w:rsidP="00000000" w:rsidRDefault="00000000" w:rsidRPr="00000000" w14:paraId="00000120">
      <w:pPr>
        <w:rPr>
          <w:sz w:val="32"/>
          <w:szCs w:val="32"/>
        </w:rPr>
      </w:pPr>
      <w:r w:rsidDel="00000000" w:rsidR="00000000" w:rsidRPr="00000000">
        <w:rPr>
          <w:sz w:val="32"/>
          <w:szCs w:val="32"/>
          <w:rtl w:val="0"/>
        </w:rPr>
        <w:t xml:space="preserve">For Chad Bender we pay his commissions as OVR to MLB he gets directly</w:t>
      </w:r>
    </w:p>
    <w:p w:rsidR="00000000" w:rsidDel="00000000" w:rsidP="00000000" w:rsidRDefault="00000000" w:rsidRPr="00000000" w14:paraId="00000121">
      <w:pPr>
        <w:rPr>
          <w:sz w:val="32"/>
          <w:szCs w:val="32"/>
        </w:rPr>
      </w:pPr>
      <w:r w:rsidDel="00000000" w:rsidR="00000000" w:rsidRPr="00000000">
        <w:rPr>
          <w:sz w:val="32"/>
          <w:szCs w:val="32"/>
          <w:rtl w:val="0"/>
        </w:rPr>
        <w:t xml:space="preserve">broker.compensation@mutualofomaha.com</w:t>
      </w:r>
    </w:p>
    <w:p w:rsidR="00000000" w:rsidDel="00000000" w:rsidP="00000000" w:rsidRDefault="00000000" w:rsidRPr="00000000" w14:paraId="00000122">
      <w:pPr>
        <w:rPr>
          <w:sz w:val="32"/>
          <w:szCs w:val="32"/>
          <w:highlight w:val="cyan"/>
        </w:rPr>
      </w:pPr>
      <w:r w:rsidDel="00000000" w:rsidR="00000000" w:rsidRPr="00000000">
        <w:rPr>
          <w:sz w:val="32"/>
          <w:szCs w:val="32"/>
          <w:highlight w:val="cyan"/>
          <w:rtl w:val="0"/>
        </w:rPr>
        <w:t xml:space="preserve">Mutual = Health</w:t>
      </w:r>
    </w:p>
    <w:p w:rsidR="00000000" w:rsidDel="00000000" w:rsidP="00000000" w:rsidRDefault="00000000" w:rsidRPr="00000000" w14:paraId="00000123">
      <w:pPr>
        <w:rPr>
          <w:sz w:val="32"/>
          <w:szCs w:val="32"/>
          <w:highlight w:val="cyan"/>
        </w:rPr>
      </w:pPr>
      <w:r w:rsidDel="00000000" w:rsidR="00000000" w:rsidRPr="00000000">
        <w:rPr>
          <w:sz w:val="32"/>
          <w:szCs w:val="32"/>
          <w:highlight w:val="cyan"/>
          <w:rtl w:val="0"/>
        </w:rPr>
        <w:t xml:space="preserve">Omaha INS CO/United world  =Medsupp</w:t>
      </w:r>
    </w:p>
    <w:p w:rsidR="00000000" w:rsidDel="00000000" w:rsidP="00000000" w:rsidRDefault="00000000" w:rsidRPr="00000000" w14:paraId="00000124">
      <w:pPr>
        <w:rPr>
          <w:sz w:val="32"/>
          <w:szCs w:val="32"/>
          <w:highlight w:val="cyan"/>
        </w:rPr>
      </w:pPr>
      <w:r w:rsidDel="00000000" w:rsidR="00000000" w:rsidRPr="00000000">
        <w:rPr>
          <w:sz w:val="32"/>
          <w:szCs w:val="32"/>
          <w:highlight w:val="cyan"/>
          <w:rtl w:val="0"/>
        </w:rPr>
        <w:t xml:space="preserve">Omaha Supp = Med supp</w:t>
      </w:r>
    </w:p>
    <w:p w:rsidR="00000000" w:rsidDel="00000000" w:rsidP="00000000" w:rsidRDefault="00000000" w:rsidRPr="00000000" w14:paraId="00000125">
      <w:pPr>
        <w:rPr>
          <w:sz w:val="32"/>
          <w:szCs w:val="32"/>
        </w:rPr>
      </w:pPr>
      <w:r w:rsidDel="00000000" w:rsidR="00000000" w:rsidRPr="00000000">
        <w:rPr>
          <w:sz w:val="32"/>
          <w:szCs w:val="32"/>
          <w:highlight w:val="cyan"/>
          <w:rtl w:val="0"/>
        </w:rPr>
        <w:t xml:space="preserve">United = Life</w:t>
      </w:r>
      <w:r w:rsidDel="00000000" w:rsidR="00000000" w:rsidRPr="00000000">
        <w:rPr>
          <w:rtl w:val="0"/>
        </w:rPr>
      </w:r>
    </w:p>
    <w:p w:rsidR="00000000" w:rsidDel="00000000" w:rsidP="00000000" w:rsidRDefault="00000000" w:rsidRPr="00000000" w14:paraId="00000126">
      <w:pPr>
        <w:rPr>
          <w:sz w:val="32"/>
          <w:szCs w:val="32"/>
        </w:rPr>
      </w:pPr>
      <w:r w:rsidDel="00000000" w:rsidR="00000000" w:rsidRPr="00000000">
        <w:rPr>
          <w:rtl w:val="0"/>
        </w:rPr>
      </w:r>
    </w:p>
    <w:p w:rsidR="00000000" w:rsidDel="00000000" w:rsidP="00000000" w:rsidRDefault="00000000" w:rsidRPr="00000000" w14:paraId="00000127">
      <w:pPr>
        <w:rPr>
          <w:sz w:val="32"/>
          <w:szCs w:val="32"/>
        </w:rPr>
      </w:pPr>
      <w:r w:rsidDel="00000000" w:rsidR="00000000" w:rsidRPr="00000000">
        <w:rPr>
          <w:sz w:val="32"/>
          <w:szCs w:val="32"/>
          <w:highlight w:val="yellow"/>
          <w:rtl w:val="0"/>
        </w:rPr>
        <w:t xml:space="preserve">BCBS of OK</w:t>
      </w:r>
      <w:r w:rsidDel="00000000" w:rsidR="00000000" w:rsidRPr="00000000">
        <w:rPr>
          <w:sz w:val="32"/>
          <w:szCs w:val="32"/>
          <w:rtl w:val="0"/>
        </w:rPr>
        <w:t xml:space="preserve"> </w:t>
      </w:r>
    </w:p>
    <w:p w:rsidR="00000000" w:rsidDel="00000000" w:rsidP="00000000" w:rsidRDefault="00000000" w:rsidRPr="00000000" w14:paraId="00000128">
      <w:pPr>
        <w:rPr>
          <w:sz w:val="32"/>
          <w:szCs w:val="32"/>
        </w:rPr>
      </w:pPr>
      <w:r w:rsidDel="00000000" w:rsidR="00000000" w:rsidRPr="00000000">
        <w:rPr>
          <w:sz w:val="32"/>
          <w:szCs w:val="32"/>
          <w:rtl w:val="0"/>
        </w:rPr>
        <w:t xml:space="preserve">Add 1 in front of Id for Dental policies</w:t>
      </w:r>
    </w:p>
    <w:p w:rsidR="00000000" w:rsidDel="00000000" w:rsidP="00000000" w:rsidRDefault="00000000" w:rsidRPr="00000000" w14:paraId="00000129">
      <w:pPr>
        <w:rPr>
          <w:sz w:val="32"/>
          <w:szCs w:val="32"/>
        </w:rPr>
      </w:pPr>
      <w:hyperlink r:id="rId20">
        <w:r w:rsidDel="00000000" w:rsidR="00000000" w:rsidRPr="00000000">
          <w:rPr>
            <w:color w:val="467886"/>
            <w:sz w:val="32"/>
            <w:szCs w:val="32"/>
            <w:u w:val="single"/>
            <w:rtl w:val="0"/>
          </w:rPr>
          <w:t xml:space="preserve">producer_service_center@bcbsok.com</w:t>
        </w:r>
      </w:hyperlink>
      <w:r w:rsidDel="00000000" w:rsidR="00000000" w:rsidRPr="00000000">
        <w:rPr>
          <w:sz w:val="32"/>
          <w:szCs w:val="32"/>
          <w:rtl w:val="0"/>
        </w:rPr>
        <w:t xml:space="preserve"> (commission inquiry)</w:t>
      </w:r>
    </w:p>
    <w:p w:rsidR="00000000" w:rsidDel="00000000" w:rsidP="00000000" w:rsidRDefault="00000000" w:rsidRPr="00000000" w14:paraId="0000012A">
      <w:pPr>
        <w:rPr>
          <w:sz w:val="32"/>
          <w:szCs w:val="32"/>
        </w:rPr>
      </w:pPr>
      <w:r w:rsidDel="00000000" w:rsidR="00000000" w:rsidRPr="00000000">
        <w:rPr>
          <w:sz w:val="32"/>
          <w:szCs w:val="32"/>
          <w:rtl w:val="0"/>
        </w:rPr>
        <w:t xml:space="preserve">Send email request  to </w:t>
      </w:r>
      <w:hyperlink r:id="rId21">
        <w:r w:rsidDel="00000000" w:rsidR="00000000" w:rsidRPr="00000000">
          <w:rPr>
            <w:color w:val="467886"/>
            <w:sz w:val="32"/>
            <w:szCs w:val="32"/>
            <w:u w:val="single"/>
            <w:rtl w:val="0"/>
          </w:rPr>
          <w:t xml:space="preserve">producer_service_center@bcbsok.com</w:t>
        </w:r>
      </w:hyperlink>
      <w:r w:rsidDel="00000000" w:rsidR="00000000" w:rsidRPr="00000000">
        <w:rPr>
          <w:sz w:val="32"/>
          <w:szCs w:val="32"/>
          <w:rtl w:val="0"/>
        </w:rPr>
        <w:t xml:space="preserve"> copy </w:t>
      </w:r>
      <w:hyperlink r:id="rId22">
        <w:r w:rsidDel="00000000" w:rsidR="00000000" w:rsidRPr="00000000">
          <w:rPr>
            <w:color w:val="467886"/>
            <w:sz w:val="32"/>
            <w:szCs w:val="32"/>
            <w:u w:val="single"/>
            <w:rtl w:val="0"/>
          </w:rPr>
          <w:t xml:space="preserve">manuel_gelabert@bcbsil.com</w:t>
        </w:r>
      </w:hyperlink>
      <w:r w:rsidDel="00000000" w:rsidR="00000000" w:rsidRPr="00000000">
        <w:rPr>
          <w:rtl w:val="0"/>
        </w:rPr>
      </w:r>
    </w:p>
    <w:p w:rsidR="00000000" w:rsidDel="00000000" w:rsidP="00000000" w:rsidRDefault="00000000" w:rsidRPr="00000000" w14:paraId="0000012B">
      <w:pPr>
        <w:rPr>
          <w:sz w:val="32"/>
          <w:szCs w:val="32"/>
          <w:highlight w:val="yellow"/>
        </w:rPr>
      </w:pPr>
      <w:r w:rsidDel="00000000" w:rsidR="00000000" w:rsidRPr="00000000">
        <w:rPr>
          <w:rtl w:val="0"/>
        </w:rPr>
      </w:r>
    </w:p>
    <w:p w:rsidR="00000000" w:rsidDel="00000000" w:rsidP="00000000" w:rsidRDefault="00000000" w:rsidRPr="00000000" w14:paraId="0000012C">
      <w:pPr>
        <w:rPr>
          <w:sz w:val="32"/>
          <w:szCs w:val="32"/>
          <w:highlight w:val="yellow"/>
        </w:rPr>
      </w:pPr>
      <w:r w:rsidDel="00000000" w:rsidR="00000000" w:rsidRPr="00000000">
        <w:rPr>
          <w:sz w:val="32"/>
          <w:szCs w:val="32"/>
          <w:highlight w:val="yellow"/>
          <w:rtl w:val="0"/>
        </w:rPr>
        <w:t xml:space="preserve">BCBS of IL small group</w:t>
      </w:r>
    </w:p>
    <w:p w:rsidR="00000000" w:rsidDel="00000000" w:rsidP="00000000" w:rsidRDefault="00000000" w:rsidRPr="00000000" w14:paraId="0000012D">
      <w:pPr>
        <w:rPr>
          <w:sz w:val="32"/>
          <w:szCs w:val="32"/>
        </w:rPr>
      </w:pPr>
      <w:r w:rsidDel="00000000" w:rsidR="00000000" w:rsidRPr="00000000">
        <w:rPr>
          <w:sz w:val="32"/>
          <w:szCs w:val="32"/>
          <w:rtl w:val="0"/>
        </w:rPr>
        <w:t xml:space="preserve">For Bloomington MEd sup ID B0000163813 since there are two different products add 2 at the end for flat$2-3 product.</w:t>
      </w:r>
    </w:p>
    <w:p w:rsidR="00000000" w:rsidDel="00000000" w:rsidP="00000000" w:rsidRDefault="00000000" w:rsidRPr="00000000" w14:paraId="0000012E">
      <w:pPr>
        <w:rPr>
          <w:sz w:val="32"/>
          <w:szCs w:val="32"/>
        </w:rPr>
      </w:pPr>
      <w:r w:rsidDel="00000000" w:rsidR="00000000" w:rsidRPr="00000000">
        <w:rPr>
          <w:sz w:val="32"/>
          <w:szCs w:val="32"/>
          <w:rtl w:val="0"/>
        </w:rPr>
        <w:t xml:space="preserve">For Group Flat % 2-3 Lives product add 2 at the. End</w:t>
      </w:r>
    </w:p>
    <w:p w:rsidR="00000000" w:rsidDel="00000000" w:rsidP="00000000" w:rsidRDefault="00000000" w:rsidRPr="00000000" w14:paraId="0000012F">
      <w:pPr>
        <w:rPr>
          <w:sz w:val="32"/>
          <w:szCs w:val="32"/>
        </w:rPr>
      </w:pPr>
      <w:r w:rsidDel="00000000" w:rsidR="00000000" w:rsidRPr="00000000">
        <w:rPr>
          <w:sz w:val="32"/>
          <w:szCs w:val="32"/>
          <w:rtl w:val="0"/>
        </w:rPr>
        <w:t xml:space="preserve">For group- 1 - 50k APV add 4 at the end of the ID</w:t>
      </w:r>
    </w:p>
    <w:p w:rsidR="00000000" w:rsidDel="00000000" w:rsidP="00000000" w:rsidRDefault="00000000" w:rsidRPr="00000000" w14:paraId="00000130">
      <w:pPr>
        <w:rPr>
          <w:sz w:val="32"/>
          <w:szCs w:val="32"/>
        </w:rPr>
      </w:pPr>
      <w:r w:rsidDel="00000000" w:rsidR="00000000" w:rsidRPr="00000000">
        <w:rPr>
          <w:sz w:val="32"/>
          <w:szCs w:val="32"/>
          <w:rtl w:val="0"/>
        </w:rPr>
        <w:t xml:space="preserve">For group 50k - 100K APV add 5 at the end of the ID</w:t>
      </w:r>
    </w:p>
    <w:p w:rsidR="00000000" w:rsidDel="00000000" w:rsidP="00000000" w:rsidRDefault="00000000" w:rsidRPr="00000000" w14:paraId="00000131">
      <w:pPr>
        <w:rPr>
          <w:sz w:val="32"/>
          <w:szCs w:val="32"/>
        </w:rPr>
      </w:pPr>
      <w:r w:rsidDel="00000000" w:rsidR="00000000" w:rsidRPr="00000000">
        <w:rPr>
          <w:sz w:val="32"/>
          <w:szCs w:val="32"/>
          <w:rtl w:val="0"/>
        </w:rPr>
        <w:t xml:space="preserve">For the product BCBS of family 50 always add 3 at the end of the ID.</w:t>
      </w:r>
    </w:p>
    <w:p w:rsidR="00000000" w:rsidDel="00000000" w:rsidP="00000000" w:rsidRDefault="00000000" w:rsidRPr="00000000" w14:paraId="00000132">
      <w:pPr>
        <w:rPr>
          <w:sz w:val="32"/>
          <w:szCs w:val="32"/>
        </w:rPr>
      </w:pPr>
      <w:r w:rsidDel="00000000" w:rsidR="00000000" w:rsidRPr="00000000">
        <w:rPr>
          <w:sz w:val="32"/>
          <w:szCs w:val="32"/>
          <w:rtl w:val="0"/>
        </w:rPr>
        <w:t xml:space="preserve">Dental add 1 after the ID</w:t>
      </w:r>
    </w:p>
    <w:p w:rsidR="00000000" w:rsidDel="00000000" w:rsidP="00000000" w:rsidRDefault="00000000" w:rsidRPr="00000000" w14:paraId="00000133">
      <w:pPr>
        <w:rPr>
          <w:sz w:val="32"/>
          <w:szCs w:val="32"/>
        </w:rPr>
      </w:pPr>
      <w:r w:rsidDel="00000000" w:rsidR="00000000" w:rsidRPr="00000000">
        <w:rPr>
          <w:sz w:val="32"/>
          <w:szCs w:val="32"/>
          <w:rtl w:val="0"/>
        </w:rPr>
        <w:t xml:space="preserve">For group single 27 remains the same</w:t>
      </w:r>
    </w:p>
    <w:p w:rsidR="00000000" w:rsidDel="00000000" w:rsidP="00000000" w:rsidRDefault="00000000" w:rsidRPr="00000000" w14:paraId="00000134">
      <w:pPr>
        <w:rPr>
          <w:sz w:val="32"/>
          <w:szCs w:val="32"/>
        </w:rPr>
      </w:pPr>
      <w:r w:rsidDel="00000000" w:rsidR="00000000" w:rsidRPr="00000000">
        <w:rPr>
          <w:sz w:val="32"/>
          <w:szCs w:val="32"/>
          <w:rtl w:val="0"/>
        </w:rPr>
        <w:t xml:space="preserve">Blue Choice Preferred Add 22 at the end of the ID</w:t>
      </w:r>
    </w:p>
    <w:p w:rsidR="00000000" w:rsidDel="00000000" w:rsidP="00000000" w:rsidRDefault="00000000" w:rsidRPr="00000000" w14:paraId="00000135">
      <w:pPr>
        <w:rPr>
          <w:sz w:val="32"/>
          <w:szCs w:val="32"/>
        </w:rPr>
      </w:pPr>
      <w:r w:rsidDel="00000000" w:rsidR="00000000" w:rsidRPr="00000000">
        <w:rPr>
          <w:sz w:val="32"/>
          <w:szCs w:val="32"/>
          <w:rtl w:val="0"/>
        </w:rPr>
        <w:t xml:space="preserve">Blue Focus Add 33 at the end of the ID</w:t>
      </w:r>
    </w:p>
    <w:p w:rsidR="00000000" w:rsidDel="00000000" w:rsidP="00000000" w:rsidRDefault="00000000" w:rsidRPr="00000000" w14:paraId="00000136">
      <w:pPr>
        <w:rPr>
          <w:sz w:val="32"/>
          <w:szCs w:val="32"/>
        </w:rPr>
      </w:pPr>
      <w:r w:rsidDel="00000000" w:rsidR="00000000" w:rsidRPr="00000000">
        <w:rPr>
          <w:sz w:val="32"/>
          <w:szCs w:val="32"/>
          <w:rtl w:val="0"/>
        </w:rPr>
        <w:t xml:space="preserve">Blue Precision Add 44 at the end of the ID</w:t>
      </w:r>
    </w:p>
    <w:p w:rsidR="00000000" w:rsidDel="00000000" w:rsidP="00000000" w:rsidRDefault="00000000" w:rsidRPr="00000000" w14:paraId="00000137">
      <w:pPr>
        <w:rPr>
          <w:sz w:val="32"/>
          <w:szCs w:val="32"/>
        </w:rPr>
      </w:pPr>
      <w:r w:rsidDel="00000000" w:rsidR="00000000" w:rsidRPr="00000000">
        <w:rPr>
          <w:sz w:val="32"/>
          <w:szCs w:val="32"/>
          <w:rtl w:val="0"/>
        </w:rPr>
        <w:t xml:space="preserve">Care Direct Add 55 at the end of the ID</w:t>
      </w:r>
    </w:p>
    <w:p w:rsidR="00000000" w:rsidDel="00000000" w:rsidP="00000000" w:rsidRDefault="00000000" w:rsidRPr="00000000" w14:paraId="00000138">
      <w:pPr>
        <w:rPr>
          <w:sz w:val="32"/>
          <w:szCs w:val="32"/>
        </w:rPr>
      </w:pPr>
      <w:r w:rsidDel="00000000" w:rsidR="00000000" w:rsidRPr="00000000">
        <w:rPr>
          <w:rtl w:val="0"/>
        </w:rPr>
      </w:r>
    </w:p>
    <w:p w:rsidR="00000000" w:rsidDel="00000000" w:rsidP="00000000" w:rsidRDefault="00000000" w:rsidRPr="00000000" w14:paraId="00000139">
      <w:pPr>
        <w:rPr>
          <w:sz w:val="32"/>
          <w:szCs w:val="32"/>
          <w:highlight w:val="yellow"/>
        </w:rPr>
      </w:pPr>
      <w:r w:rsidDel="00000000" w:rsidR="00000000" w:rsidRPr="00000000">
        <w:rPr>
          <w:sz w:val="32"/>
          <w:szCs w:val="32"/>
          <w:highlight w:val="yellow"/>
          <w:rtl w:val="0"/>
        </w:rPr>
        <w:t xml:space="preserve">  </w:t>
      </w:r>
    </w:p>
    <w:p w:rsidR="00000000" w:rsidDel="00000000" w:rsidP="00000000" w:rsidRDefault="00000000" w:rsidRPr="00000000" w14:paraId="0000013A">
      <w:pPr>
        <w:rPr>
          <w:sz w:val="32"/>
          <w:szCs w:val="32"/>
        </w:rPr>
      </w:pPr>
      <w:r w:rsidDel="00000000" w:rsidR="00000000" w:rsidRPr="00000000">
        <w:rPr>
          <w:sz w:val="32"/>
          <w:szCs w:val="32"/>
          <w:highlight w:val="yellow"/>
          <w:rtl w:val="0"/>
        </w:rPr>
        <w:t xml:space="preserve">BCBS of TX</w:t>
      </w:r>
      <w:r w:rsidDel="00000000" w:rsidR="00000000" w:rsidRPr="00000000">
        <w:rPr>
          <w:sz w:val="32"/>
          <w:szCs w:val="32"/>
          <w:rtl w:val="0"/>
        </w:rPr>
        <w:t xml:space="preserve"> </w:t>
      </w:r>
    </w:p>
    <w:p w:rsidR="00000000" w:rsidDel="00000000" w:rsidP="00000000" w:rsidRDefault="00000000" w:rsidRPr="00000000" w14:paraId="0000013B">
      <w:pPr>
        <w:rPr>
          <w:sz w:val="32"/>
          <w:szCs w:val="32"/>
        </w:rPr>
      </w:pPr>
      <w:r w:rsidDel="00000000" w:rsidR="00000000" w:rsidRPr="00000000">
        <w:rPr>
          <w:sz w:val="32"/>
          <w:szCs w:val="32"/>
          <w:rtl w:val="0"/>
        </w:rPr>
        <w:t xml:space="preserve">Add 1 in front of Id for Dental policies</w:t>
      </w:r>
    </w:p>
    <w:p w:rsidR="00000000" w:rsidDel="00000000" w:rsidP="00000000" w:rsidRDefault="00000000" w:rsidRPr="00000000" w14:paraId="0000013C">
      <w:pPr>
        <w:rPr>
          <w:sz w:val="32"/>
          <w:szCs w:val="32"/>
        </w:rPr>
      </w:pPr>
      <w:r w:rsidDel="00000000" w:rsidR="00000000" w:rsidRPr="00000000">
        <w:rPr>
          <w:sz w:val="32"/>
          <w:szCs w:val="32"/>
          <w:rtl w:val="0"/>
        </w:rPr>
        <w:t xml:space="preserve">Always remember to check for appointment fees on the detail statement on the top</w:t>
      </w:r>
    </w:p>
    <w:p w:rsidR="00000000" w:rsidDel="00000000" w:rsidP="00000000" w:rsidRDefault="00000000" w:rsidRPr="00000000" w14:paraId="0000013D">
      <w:pPr>
        <w:rPr>
          <w:sz w:val="32"/>
          <w:szCs w:val="32"/>
        </w:rPr>
      </w:pPr>
      <w:r w:rsidDel="00000000" w:rsidR="00000000" w:rsidRPr="00000000">
        <w:rPr>
          <w:rtl w:val="0"/>
        </w:rPr>
      </w:r>
    </w:p>
    <w:p w:rsidR="00000000" w:rsidDel="00000000" w:rsidP="00000000" w:rsidRDefault="00000000" w:rsidRPr="00000000" w14:paraId="0000013E">
      <w:pPr>
        <w:rPr>
          <w:sz w:val="32"/>
          <w:szCs w:val="32"/>
          <w:highlight w:val="yellow"/>
        </w:rPr>
      </w:pPr>
      <w:r w:rsidDel="00000000" w:rsidR="00000000" w:rsidRPr="00000000">
        <w:rPr>
          <w:sz w:val="32"/>
          <w:szCs w:val="32"/>
          <w:highlight w:val="yellow"/>
          <w:rtl w:val="0"/>
        </w:rPr>
        <w:t xml:space="preserve">BCBS of TN</w:t>
      </w:r>
    </w:p>
    <w:p w:rsidR="00000000" w:rsidDel="00000000" w:rsidP="00000000" w:rsidRDefault="00000000" w:rsidRPr="00000000" w14:paraId="0000013F">
      <w:pPr>
        <w:rPr>
          <w:sz w:val="32"/>
          <w:szCs w:val="32"/>
        </w:rPr>
      </w:pPr>
      <w:r w:rsidDel="00000000" w:rsidR="00000000" w:rsidRPr="00000000">
        <w:rPr>
          <w:sz w:val="32"/>
          <w:szCs w:val="32"/>
          <w:rtl w:val="0"/>
        </w:rPr>
        <w:t xml:space="preserve">Check and download the pdf file to see the effective dates</w:t>
      </w:r>
    </w:p>
    <w:p w:rsidR="00000000" w:rsidDel="00000000" w:rsidP="00000000" w:rsidRDefault="00000000" w:rsidRPr="00000000" w14:paraId="00000140">
      <w:pPr>
        <w:rPr>
          <w:sz w:val="32"/>
          <w:szCs w:val="32"/>
        </w:rPr>
      </w:pPr>
      <w:r w:rsidDel="00000000" w:rsidR="00000000" w:rsidRPr="00000000">
        <w:rPr>
          <w:sz w:val="32"/>
          <w:szCs w:val="32"/>
          <w:rtl w:val="0"/>
        </w:rPr>
        <w:t xml:space="preserve">For ACA 2026 use 1 at the end.</w:t>
      </w:r>
    </w:p>
    <w:p w:rsidR="00000000" w:rsidDel="00000000" w:rsidP="00000000" w:rsidRDefault="00000000" w:rsidRPr="00000000" w14:paraId="00000141">
      <w:pPr>
        <w:rPr>
          <w:sz w:val="32"/>
          <w:szCs w:val="32"/>
        </w:rPr>
      </w:pPr>
      <w:r w:rsidDel="00000000" w:rsidR="00000000" w:rsidRPr="00000000">
        <w:rPr>
          <w:sz w:val="32"/>
          <w:szCs w:val="32"/>
          <w:rtl w:val="0"/>
        </w:rPr>
        <w:t xml:space="preserve">BCBS of TN individual Judy 423-535-5642 Judy_Beeman@bcbst.com</w:t>
      </w:r>
    </w:p>
    <w:p w:rsidR="00000000" w:rsidDel="00000000" w:rsidP="00000000" w:rsidRDefault="00000000" w:rsidRPr="00000000" w14:paraId="00000142">
      <w:pPr>
        <w:rPr>
          <w:sz w:val="32"/>
          <w:szCs w:val="32"/>
        </w:rPr>
      </w:pPr>
      <w:r w:rsidDel="00000000" w:rsidR="00000000" w:rsidRPr="00000000">
        <w:rPr>
          <w:sz w:val="32"/>
          <w:szCs w:val="32"/>
          <w:rtl w:val="0"/>
        </w:rPr>
        <w:t xml:space="preserve">BCBS of TN group Jessica Edgework 423-535-4867 jessica_edgeworth@bcbst.com</w:t>
      </w:r>
    </w:p>
    <w:p w:rsidR="00000000" w:rsidDel="00000000" w:rsidP="00000000" w:rsidRDefault="00000000" w:rsidRPr="00000000" w14:paraId="00000143">
      <w:pPr>
        <w:rPr>
          <w:sz w:val="32"/>
          <w:szCs w:val="32"/>
        </w:rPr>
      </w:pPr>
      <w:r w:rsidDel="00000000" w:rsidR="00000000" w:rsidRPr="00000000">
        <w:rPr>
          <w:rtl w:val="0"/>
        </w:rPr>
      </w:r>
    </w:p>
    <w:p w:rsidR="00000000" w:rsidDel="00000000" w:rsidP="00000000" w:rsidRDefault="00000000" w:rsidRPr="00000000" w14:paraId="00000144">
      <w:pPr>
        <w:rPr>
          <w:sz w:val="32"/>
          <w:szCs w:val="32"/>
          <w:highlight w:val="yellow"/>
        </w:rPr>
      </w:pPr>
      <w:r w:rsidDel="00000000" w:rsidR="00000000" w:rsidRPr="00000000">
        <w:rPr>
          <w:sz w:val="32"/>
          <w:szCs w:val="32"/>
          <w:highlight w:val="yellow"/>
          <w:rtl w:val="0"/>
        </w:rPr>
        <w:t xml:space="preserve">BCBS of MT</w:t>
      </w:r>
    </w:p>
    <w:p w:rsidR="00000000" w:rsidDel="00000000" w:rsidP="00000000" w:rsidRDefault="00000000" w:rsidRPr="00000000" w14:paraId="00000145">
      <w:pPr>
        <w:rPr>
          <w:sz w:val="32"/>
          <w:szCs w:val="32"/>
        </w:rPr>
      </w:pPr>
      <w:r w:rsidDel="00000000" w:rsidR="00000000" w:rsidRPr="00000000">
        <w:rPr>
          <w:sz w:val="32"/>
          <w:szCs w:val="32"/>
          <w:rtl w:val="0"/>
        </w:rPr>
        <w:t xml:space="preserve">Add 5 at the end of the ID</w:t>
      </w:r>
    </w:p>
    <w:p w:rsidR="00000000" w:rsidDel="00000000" w:rsidP="00000000" w:rsidRDefault="00000000" w:rsidRPr="00000000" w14:paraId="00000146">
      <w:pPr>
        <w:rPr>
          <w:sz w:val="32"/>
          <w:szCs w:val="32"/>
        </w:rPr>
      </w:pPr>
      <w:r w:rsidDel="00000000" w:rsidR="00000000" w:rsidRPr="00000000">
        <w:rPr>
          <w:rtl w:val="0"/>
        </w:rPr>
      </w:r>
    </w:p>
    <w:p w:rsidR="00000000" w:rsidDel="00000000" w:rsidP="00000000" w:rsidRDefault="00000000" w:rsidRPr="00000000" w14:paraId="00000147">
      <w:pPr>
        <w:rPr>
          <w:sz w:val="32"/>
          <w:szCs w:val="32"/>
          <w:highlight w:val="yellow"/>
        </w:rPr>
      </w:pPr>
      <w:r w:rsidDel="00000000" w:rsidR="00000000" w:rsidRPr="00000000">
        <w:rPr>
          <w:sz w:val="32"/>
          <w:szCs w:val="32"/>
          <w:highlight w:val="yellow"/>
          <w:rtl w:val="0"/>
        </w:rPr>
        <w:t xml:space="preserve">BCBS of NM</w:t>
      </w:r>
    </w:p>
    <w:p w:rsidR="00000000" w:rsidDel="00000000" w:rsidP="00000000" w:rsidRDefault="00000000" w:rsidRPr="00000000" w14:paraId="00000148">
      <w:pPr>
        <w:rPr>
          <w:sz w:val="32"/>
          <w:szCs w:val="32"/>
        </w:rPr>
      </w:pPr>
      <w:r w:rsidDel="00000000" w:rsidR="00000000" w:rsidRPr="00000000">
        <w:rPr>
          <w:sz w:val="32"/>
          <w:szCs w:val="32"/>
          <w:highlight w:val="white"/>
          <w:rtl w:val="0"/>
        </w:rPr>
        <w:t xml:space="preserve">For ACA 2026 add 1 after policy id</w:t>
      </w:r>
      <w:r w:rsidDel="00000000" w:rsidR="00000000" w:rsidRPr="00000000">
        <w:rPr>
          <w:rtl w:val="0"/>
        </w:rPr>
      </w:r>
    </w:p>
    <w:p w:rsidR="00000000" w:rsidDel="00000000" w:rsidP="00000000" w:rsidRDefault="00000000" w:rsidRPr="00000000" w14:paraId="00000149">
      <w:pPr>
        <w:rPr>
          <w:sz w:val="32"/>
          <w:szCs w:val="32"/>
        </w:rPr>
      </w:pPr>
      <w:r w:rsidDel="00000000" w:rsidR="00000000" w:rsidRPr="00000000">
        <w:rPr>
          <w:sz w:val="32"/>
          <w:szCs w:val="32"/>
          <w:highlight w:val="white"/>
          <w:rtl w:val="0"/>
        </w:rPr>
        <w:t xml:space="preserve">For 4% add nothing</w:t>
      </w:r>
      <w:r w:rsidDel="00000000" w:rsidR="00000000" w:rsidRPr="00000000">
        <w:rPr>
          <w:rtl w:val="0"/>
        </w:rPr>
      </w:r>
    </w:p>
    <w:p w:rsidR="00000000" w:rsidDel="00000000" w:rsidP="00000000" w:rsidRDefault="00000000" w:rsidRPr="00000000" w14:paraId="0000014A">
      <w:pPr>
        <w:rPr>
          <w:sz w:val="32"/>
          <w:szCs w:val="32"/>
        </w:rPr>
      </w:pPr>
      <w:r w:rsidDel="00000000" w:rsidR="00000000" w:rsidRPr="00000000">
        <w:rPr>
          <w:sz w:val="32"/>
          <w:szCs w:val="32"/>
          <w:highlight w:val="yellow"/>
          <w:rtl w:val="0"/>
        </w:rPr>
        <w:t xml:space="preserve">Geisinger</w:t>
      </w:r>
      <w:r w:rsidDel="00000000" w:rsidR="00000000" w:rsidRPr="00000000">
        <w:rPr>
          <w:sz w:val="32"/>
          <w:szCs w:val="32"/>
          <w:rtl w:val="0"/>
        </w:rPr>
        <w:t xml:space="preserve"> </w:t>
      </w:r>
    </w:p>
    <w:p w:rsidR="00000000" w:rsidDel="00000000" w:rsidP="00000000" w:rsidRDefault="00000000" w:rsidRPr="00000000" w14:paraId="0000014B">
      <w:pPr>
        <w:rPr>
          <w:sz w:val="32"/>
          <w:szCs w:val="32"/>
        </w:rPr>
      </w:pPr>
      <w:r w:rsidDel="00000000" w:rsidR="00000000" w:rsidRPr="00000000">
        <w:rPr>
          <w:sz w:val="32"/>
          <w:szCs w:val="32"/>
          <w:rtl w:val="0"/>
        </w:rPr>
        <w:t xml:space="preserve">Make sure to add 1 in front for overrides </w:t>
      </w:r>
    </w:p>
    <w:p w:rsidR="00000000" w:rsidDel="00000000" w:rsidP="00000000" w:rsidRDefault="00000000" w:rsidRPr="00000000" w14:paraId="0000014C">
      <w:pPr>
        <w:rPr>
          <w:sz w:val="32"/>
          <w:szCs w:val="32"/>
        </w:rPr>
      </w:pPr>
      <w:r w:rsidDel="00000000" w:rsidR="00000000" w:rsidRPr="00000000">
        <w:rPr>
          <w:rtl w:val="0"/>
        </w:rPr>
      </w:r>
    </w:p>
    <w:p w:rsidR="00000000" w:rsidDel="00000000" w:rsidP="00000000" w:rsidRDefault="00000000" w:rsidRPr="00000000" w14:paraId="0000014D">
      <w:pPr>
        <w:rPr>
          <w:sz w:val="32"/>
          <w:szCs w:val="32"/>
        </w:rPr>
      </w:pPr>
      <w:r w:rsidDel="00000000" w:rsidR="00000000" w:rsidRPr="00000000">
        <w:rPr>
          <w:sz w:val="32"/>
          <w:szCs w:val="32"/>
          <w:rtl w:val="0"/>
        </w:rPr>
        <w:t xml:space="preserve">Capital U65 commissions email</w:t>
      </w:r>
    </w:p>
    <w:p w:rsidR="00000000" w:rsidDel="00000000" w:rsidP="00000000" w:rsidRDefault="00000000" w:rsidRPr="00000000" w14:paraId="0000014E">
      <w:pPr>
        <w:rPr>
          <w:sz w:val="32"/>
          <w:szCs w:val="32"/>
        </w:rPr>
      </w:pPr>
      <w:hyperlink r:id="rId23">
        <w:r w:rsidDel="00000000" w:rsidR="00000000" w:rsidRPr="00000000">
          <w:rPr>
            <w:color w:val="467886"/>
            <w:sz w:val="32"/>
            <w:szCs w:val="32"/>
            <w:u w:val="single"/>
            <w:rtl w:val="0"/>
          </w:rPr>
          <w:t xml:space="preserve">cbcmspi@capbluecross.com</w:t>
        </w:r>
      </w:hyperlink>
      <w:r w:rsidDel="00000000" w:rsidR="00000000" w:rsidRPr="00000000">
        <w:rPr>
          <w:rtl w:val="0"/>
        </w:rPr>
      </w:r>
    </w:p>
    <w:p w:rsidR="00000000" w:rsidDel="00000000" w:rsidP="00000000" w:rsidRDefault="00000000" w:rsidRPr="00000000" w14:paraId="0000014F">
      <w:pPr>
        <w:rPr>
          <w:sz w:val="32"/>
          <w:szCs w:val="32"/>
        </w:rPr>
      </w:pPr>
      <w:r w:rsidDel="00000000" w:rsidR="00000000" w:rsidRPr="00000000">
        <w:rPr>
          <w:sz w:val="32"/>
          <w:szCs w:val="32"/>
          <w:rtl w:val="0"/>
        </w:rPr>
        <w:t xml:space="preserve">For Overrides add 1 after the ID</w:t>
      </w:r>
    </w:p>
    <w:p w:rsidR="00000000" w:rsidDel="00000000" w:rsidP="00000000" w:rsidRDefault="00000000" w:rsidRPr="00000000" w14:paraId="00000150">
      <w:pPr>
        <w:rPr>
          <w:sz w:val="32"/>
          <w:szCs w:val="32"/>
        </w:rPr>
      </w:pPr>
      <w:r w:rsidDel="00000000" w:rsidR="00000000" w:rsidRPr="00000000">
        <w:rPr>
          <w:rtl w:val="0"/>
        </w:rPr>
      </w:r>
    </w:p>
    <w:p w:rsidR="00000000" w:rsidDel="00000000" w:rsidP="00000000" w:rsidRDefault="00000000" w:rsidRPr="00000000" w14:paraId="00000151">
      <w:pPr>
        <w:rPr>
          <w:sz w:val="32"/>
          <w:szCs w:val="32"/>
        </w:rPr>
      </w:pPr>
      <w:r w:rsidDel="00000000" w:rsidR="00000000" w:rsidRPr="00000000">
        <w:rPr>
          <w:rtl w:val="0"/>
        </w:rPr>
      </w:r>
    </w:p>
    <w:p w:rsidR="00000000" w:rsidDel="00000000" w:rsidP="00000000" w:rsidRDefault="00000000" w:rsidRPr="00000000" w14:paraId="00000152">
      <w:pPr>
        <w:rPr>
          <w:sz w:val="32"/>
          <w:szCs w:val="32"/>
        </w:rPr>
      </w:pPr>
      <w:r w:rsidDel="00000000" w:rsidR="00000000" w:rsidRPr="00000000">
        <w:rPr>
          <w:sz w:val="32"/>
          <w:szCs w:val="32"/>
          <w:rtl w:val="0"/>
        </w:rPr>
        <w:t xml:space="preserve">For Humana Med supp bonus add 1 in back of the Id</w:t>
      </w:r>
    </w:p>
    <w:p w:rsidR="00000000" w:rsidDel="00000000" w:rsidP="00000000" w:rsidRDefault="00000000" w:rsidRPr="00000000" w14:paraId="00000153">
      <w:pPr>
        <w:rPr>
          <w:sz w:val="32"/>
          <w:szCs w:val="32"/>
        </w:rPr>
      </w:pPr>
      <w:r w:rsidDel="00000000" w:rsidR="00000000" w:rsidRPr="00000000">
        <w:rPr>
          <w:sz w:val="32"/>
          <w:szCs w:val="32"/>
          <w:rtl w:val="0"/>
        </w:rPr>
        <w:t xml:space="preserve">For Humana MAPD usually we use PID ID but sometimes they are blank, and we cannot use Medicare Id because they will be same for other carriers as well. So, we will use GrpNbr but will add 5 at the end of each ID to make it unique. So anytime we get a statement add 5 at the back of the Id for example. 00022089164K will be 00022089164K5</w:t>
      </w:r>
    </w:p>
    <w:p w:rsidR="00000000" w:rsidDel="00000000" w:rsidP="00000000" w:rsidRDefault="00000000" w:rsidRPr="00000000" w14:paraId="00000154">
      <w:pPr>
        <w:rPr>
          <w:sz w:val="32"/>
          <w:szCs w:val="32"/>
        </w:rPr>
      </w:pPr>
      <w:r w:rsidDel="00000000" w:rsidR="00000000" w:rsidRPr="00000000">
        <w:rPr>
          <w:sz w:val="32"/>
          <w:szCs w:val="32"/>
          <w:rtl w:val="0"/>
        </w:rPr>
        <w:t xml:space="preserve">For Dental and Vision add 3 at the end of the GrpNbr</w:t>
      </w:r>
    </w:p>
    <w:p w:rsidR="00000000" w:rsidDel="00000000" w:rsidP="00000000" w:rsidRDefault="00000000" w:rsidRPr="00000000" w14:paraId="00000155">
      <w:pPr>
        <w:rPr>
          <w:sz w:val="32"/>
          <w:szCs w:val="32"/>
        </w:rPr>
      </w:pPr>
      <w:r w:rsidDel="00000000" w:rsidR="00000000" w:rsidRPr="00000000">
        <w:rPr>
          <w:sz w:val="32"/>
          <w:szCs w:val="32"/>
          <w:rtl w:val="0"/>
        </w:rPr>
        <w:t xml:space="preserve">For Dental and Vision 2025 add 4 at the end of the GrpNbr</w:t>
      </w:r>
    </w:p>
    <w:p w:rsidR="00000000" w:rsidDel="00000000" w:rsidP="00000000" w:rsidRDefault="00000000" w:rsidRPr="00000000" w14:paraId="00000156">
      <w:pPr>
        <w:rPr>
          <w:sz w:val="32"/>
          <w:szCs w:val="32"/>
        </w:rPr>
      </w:pPr>
      <w:r w:rsidDel="00000000" w:rsidR="00000000" w:rsidRPr="00000000">
        <w:rPr>
          <w:sz w:val="32"/>
          <w:szCs w:val="32"/>
          <w:rtl w:val="0"/>
        </w:rPr>
        <w:t xml:space="preserve">For Humana Small Group add 7 at the end of the GrpNbr</w:t>
      </w:r>
    </w:p>
    <w:p w:rsidR="00000000" w:rsidDel="00000000" w:rsidP="00000000" w:rsidRDefault="00000000" w:rsidRPr="00000000" w14:paraId="00000157">
      <w:pPr>
        <w:rPr>
          <w:sz w:val="32"/>
          <w:szCs w:val="32"/>
        </w:rPr>
      </w:pPr>
      <w:r w:rsidDel="00000000" w:rsidR="00000000" w:rsidRPr="00000000">
        <w:rPr>
          <w:sz w:val="32"/>
          <w:szCs w:val="32"/>
          <w:highlight w:val="cyan"/>
          <w:rtl w:val="0"/>
        </w:rPr>
        <w:t xml:space="preserve">Humana 2025</w:t>
      </w:r>
      <w:r w:rsidDel="00000000" w:rsidR="00000000" w:rsidRPr="00000000">
        <w:rPr>
          <w:rtl w:val="0"/>
        </w:rPr>
      </w:r>
    </w:p>
    <w:p w:rsidR="00000000" w:rsidDel="00000000" w:rsidP="00000000" w:rsidRDefault="00000000" w:rsidRPr="00000000" w14:paraId="00000158">
      <w:pPr>
        <w:rPr>
          <w:sz w:val="32"/>
          <w:szCs w:val="32"/>
        </w:rPr>
      </w:pPr>
      <w:r w:rsidDel="00000000" w:rsidR="00000000" w:rsidRPr="00000000">
        <w:rPr>
          <w:sz w:val="32"/>
          <w:szCs w:val="32"/>
          <w:rtl w:val="0"/>
        </w:rPr>
        <w:t xml:space="preserve">I created pdp product by % for Humana because it does not include overrides. </w:t>
      </w:r>
    </w:p>
    <w:p w:rsidR="00000000" w:rsidDel="00000000" w:rsidP="00000000" w:rsidRDefault="00000000" w:rsidRPr="00000000" w14:paraId="00000159">
      <w:pPr>
        <w:rPr>
          <w:sz w:val="32"/>
          <w:szCs w:val="32"/>
        </w:rPr>
      </w:pPr>
      <w:r w:rsidDel="00000000" w:rsidR="00000000" w:rsidRPr="00000000">
        <w:rPr>
          <w:sz w:val="32"/>
          <w:szCs w:val="32"/>
          <w:rtl w:val="0"/>
        </w:rPr>
        <w:t xml:space="preserve">For ID we use GrpNbr and add 6 at the end for all  (The reason we are changing it from 5 to 6 because 2024 polices will have older product and renewals will be paid for 2025)</w:t>
      </w:r>
    </w:p>
    <w:p w:rsidR="00000000" w:rsidDel="00000000" w:rsidP="00000000" w:rsidRDefault="00000000" w:rsidRPr="00000000" w14:paraId="0000015A">
      <w:pPr>
        <w:rPr>
          <w:rFonts w:ascii="Arial" w:cs="Arial" w:eastAsia="Arial" w:hAnsi="Arial"/>
          <w:sz w:val="20"/>
          <w:szCs w:val="20"/>
        </w:rPr>
      </w:pPr>
      <w:r w:rsidDel="00000000" w:rsidR="00000000" w:rsidRPr="00000000">
        <w:rPr>
          <w:sz w:val="32"/>
          <w:szCs w:val="32"/>
          <w:rtl w:val="0"/>
        </w:rPr>
        <w:t xml:space="preserve">For true-up payments we add 7 at the end of the ID. We will not see lot of true up but for example we got 353 for 1 statement and we get 352 on next statement then we do a chargeback of 353 and pay 705 in total with product Humana 2025 CT, PA, DC and add 7 at the end of the ID to make it unique.</w:t>
      </w:r>
      <w:r w:rsidDel="00000000" w:rsidR="00000000" w:rsidRPr="00000000">
        <w:rPr>
          <w:rtl w:val="0"/>
        </w:rPr>
      </w:r>
    </w:p>
    <w:p w:rsidR="00000000" w:rsidDel="00000000" w:rsidP="00000000" w:rsidRDefault="00000000" w:rsidRPr="00000000" w14:paraId="0000015B">
      <w:pPr>
        <w:rPr>
          <w:sz w:val="32"/>
          <w:szCs w:val="32"/>
        </w:rPr>
      </w:pPr>
      <w:r w:rsidDel="00000000" w:rsidR="00000000" w:rsidRPr="00000000">
        <w:rPr>
          <w:rtl w:val="0"/>
        </w:rPr>
      </w:r>
    </w:p>
    <w:p w:rsidR="00000000" w:rsidDel="00000000" w:rsidP="00000000" w:rsidRDefault="00000000" w:rsidRPr="00000000" w14:paraId="0000015C">
      <w:pPr>
        <w:rPr>
          <w:sz w:val="32"/>
          <w:szCs w:val="32"/>
        </w:rPr>
      </w:pPr>
      <w:r w:rsidDel="00000000" w:rsidR="00000000" w:rsidRPr="00000000">
        <w:rPr>
          <w:sz w:val="32"/>
          <w:szCs w:val="32"/>
          <w:rtl w:val="0"/>
        </w:rPr>
        <w:t xml:space="preserve">Humana 2025 Overrides add 44 at the end of the ID</w:t>
      </w:r>
    </w:p>
    <w:p w:rsidR="00000000" w:rsidDel="00000000" w:rsidP="00000000" w:rsidRDefault="00000000" w:rsidRPr="00000000" w14:paraId="0000015D">
      <w:pPr>
        <w:rPr>
          <w:sz w:val="32"/>
          <w:szCs w:val="32"/>
        </w:rPr>
      </w:pPr>
      <w:r w:rsidDel="00000000" w:rsidR="00000000" w:rsidRPr="00000000">
        <w:rPr>
          <w:rtl w:val="0"/>
        </w:rPr>
      </w:r>
    </w:p>
    <w:p w:rsidR="00000000" w:rsidDel="00000000" w:rsidP="00000000" w:rsidRDefault="00000000" w:rsidRPr="00000000" w14:paraId="0000015E">
      <w:pPr>
        <w:rPr>
          <w:sz w:val="32"/>
          <w:szCs w:val="32"/>
        </w:rPr>
      </w:pPr>
      <w:r w:rsidDel="00000000" w:rsidR="00000000" w:rsidRPr="00000000">
        <w:rPr>
          <w:sz w:val="32"/>
          <w:szCs w:val="32"/>
          <w:highlight w:val="yellow"/>
          <w:rtl w:val="0"/>
        </w:rPr>
        <w:t xml:space="preserve">UPMC</w:t>
      </w:r>
      <w:r w:rsidDel="00000000" w:rsidR="00000000" w:rsidRPr="00000000">
        <w:rPr>
          <w:rtl w:val="0"/>
        </w:rPr>
      </w:r>
    </w:p>
    <w:p w:rsidR="00000000" w:rsidDel="00000000" w:rsidP="00000000" w:rsidRDefault="00000000" w:rsidRPr="00000000" w14:paraId="0000015F">
      <w:pPr>
        <w:rPr>
          <w:sz w:val="32"/>
          <w:szCs w:val="32"/>
        </w:rPr>
      </w:pPr>
      <w:r w:rsidDel="00000000" w:rsidR="00000000" w:rsidRPr="00000000">
        <w:rPr>
          <w:sz w:val="32"/>
          <w:szCs w:val="32"/>
          <w:rtl w:val="0"/>
        </w:rPr>
        <w:t xml:space="preserve">For UPMC override add 1 in the back of the ID</w:t>
      </w:r>
    </w:p>
    <w:p w:rsidR="00000000" w:rsidDel="00000000" w:rsidP="00000000" w:rsidRDefault="00000000" w:rsidRPr="00000000" w14:paraId="00000160">
      <w:pPr>
        <w:rPr>
          <w:sz w:val="32"/>
          <w:szCs w:val="32"/>
        </w:rPr>
      </w:pPr>
      <w:r w:rsidDel="00000000" w:rsidR="00000000" w:rsidRPr="00000000">
        <w:rPr>
          <w:sz w:val="32"/>
          <w:szCs w:val="32"/>
          <w:rtl w:val="0"/>
        </w:rPr>
        <w:t xml:space="preserve">Add 2 in back for HRA bonus</w:t>
      </w:r>
    </w:p>
    <w:p w:rsidR="00000000" w:rsidDel="00000000" w:rsidP="00000000" w:rsidRDefault="00000000" w:rsidRPr="00000000" w14:paraId="00000161">
      <w:pPr>
        <w:rPr>
          <w:sz w:val="32"/>
          <w:szCs w:val="32"/>
        </w:rPr>
      </w:pPr>
      <w:r w:rsidDel="00000000" w:rsidR="00000000" w:rsidRPr="00000000">
        <w:rPr>
          <w:rtl w:val="0"/>
        </w:rPr>
      </w:r>
    </w:p>
    <w:p w:rsidR="00000000" w:rsidDel="00000000" w:rsidP="00000000" w:rsidRDefault="00000000" w:rsidRPr="00000000" w14:paraId="00000162">
      <w:pPr>
        <w:rPr>
          <w:sz w:val="32"/>
          <w:szCs w:val="32"/>
        </w:rPr>
      </w:pPr>
      <w:r w:rsidDel="00000000" w:rsidR="00000000" w:rsidRPr="00000000">
        <w:rPr>
          <w:sz w:val="32"/>
          <w:szCs w:val="32"/>
          <w:highlight w:val="yellow"/>
          <w:rtl w:val="0"/>
        </w:rPr>
        <w:t xml:space="preserve">Zing Health</w:t>
      </w:r>
      <w:r w:rsidDel="00000000" w:rsidR="00000000" w:rsidRPr="00000000">
        <w:rPr>
          <w:rtl w:val="0"/>
        </w:rPr>
      </w:r>
    </w:p>
    <w:p w:rsidR="00000000" w:rsidDel="00000000" w:rsidP="00000000" w:rsidRDefault="00000000" w:rsidRPr="00000000" w14:paraId="00000163">
      <w:pPr>
        <w:rPr>
          <w:sz w:val="32"/>
          <w:szCs w:val="32"/>
        </w:rPr>
      </w:pPr>
      <w:r w:rsidDel="00000000" w:rsidR="00000000" w:rsidRPr="00000000">
        <w:rPr>
          <w:sz w:val="32"/>
          <w:szCs w:val="32"/>
          <w:rtl w:val="0"/>
        </w:rPr>
        <w:t xml:space="preserve">Add 1 in the back of the ID for overrides and HRA Bonus.</w:t>
      </w:r>
    </w:p>
    <w:p w:rsidR="00000000" w:rsidDel="00000000" w:rsidP="00000000" w:rsidRDefault="00000000" w:rsidRPr="00000000" w14:paraId="00000164">
      <w:pPr>
        <w:rPr>
          <w:sz w:val="32"/>
          <w:szCs w:val="32"/>
        </w:rPr>
      </w:pPr>
      <w:r w:rsidDel="00000000" w:rsidR="00000000" w:rsidRPr="00000000">
        <w:rPr>
          <w:sz w:val="32"/>
          <w:szCs w:val="32"/>
          <w:rtl w:val="0"/>
        </w:rPr>
        <w:t xml:space="preserve">$200 goes to SL and MLB for the first year so use product (Zing First year overrides) also select agent as writing agent not MLB.</w:t>
      </w:r>
    </w:p>
    <w:p w:rsidR="00000000" w:rsidDel="00000000" w:rsidP="00000000" w:rsidRDefault="00000000" w:rsidRPr="00000000" w14:paraId="00000165">
      <w:pPr>
        <w:rPr>
          <w:sz w:val="32"/>
          <w:szCs w:val="32"/>
        </w:rPr>
      </w:pPr>
      <w:r w:rsidDel="00000000" w:rsidR="00000000" w:rsidRPr="00000000">
        <w:rPr>
          <w:sz w:val="32"/>
          <w:szCs w:val="32"/>
          <w:rtl w:val="0"/>
        </w:rPr>
        <w:t xml:space="preserve">For 2025 add 2 at the back of the ID and 22 for overrides</w:t>
      </w:r>
    </w:p>
    <w:p w:rsidR="00000000" w:rsidDel="00000000" w:rsidP="00000000" w:rsidRDefault="00000000" w:rsidRPr="00000000" w14:paraId="00000166">
      <w:pPr>
        <w:rPr>
          <w:sz w:val="32"/>
          <w:szCs w:val="32"/>
        </w:rPr>
      </w:pPr>
      <w:r w:rsidDel="00000000" w:rsidR="00000000" w:rsidRPr="00000000">
        <w:rPr>
          <w:sz w:val="32"/>
          <w:szCs w:val="32"/>
          <w:highlight w:val="yellow"/>
          <w:rtl w:val="0"/>
        </w:rPr>
        <w:t xml:space="preserve">Select Health MAPD</w:t>
      </w:r>
      <w:r w:rsidDel="00000000" w:rsidR="00000000" w:rsidRPr="00000000">
        <w:rPr>
          <w:rtl w:val="0"/>
        </w:rPr>
      </w:r>
    </w:p>
    <w:p w:rsidR="00000000" w:rsidDel="00000000" w:rsidP="00000000" w:rsidRDefault="00000000" w:rsidRPr="00000000" w14:paraId="00000167">
      <w:pPr>
        <w:rPr>
          <w:sz w:val="32"/>
          <w:szCs w:val="32"/>
        </w:rPr>
      </w:pPr>
      <w:r w:rsidDel="00000000" w:rsidR="00000000" w:rsidRPr="00000000">
        <w:rPr>
          <w:sz w:val="32"/>
          <w:szCs w:val="32"/>
          <w:rtl w:val="0"/>
        </w:rPr>
        <w:t xml:space="preserve">For select health MAPD they paid half of 313 for first time followed by monthly payment of 13.04. so I Added 156.48 + 13.04 and will pay for 7 months for Admin expense reimbursement we pay 100% to agent. So I added that under others as bonus.</w:t>
      </w:r>
    </w:p>
    <w:p w:rsidR="00000000" w:rsidDel="00000000" w:rsidP="00000000" w:rsidRDefault="00000000" w:rsidRPr="00000000" w14:paraId="00000168">
      <w:pPr>
        <w:rPr>
          <w:sz w:val="32"/>
          <w:szCs w:val="32"/>
        </w:rPr>
      </w:pPr>
      <w:r w:rsidDel="00000000" w:rsidR="00000000" w:rsidRPr="00000000">
        <w:rPr>
          <w:sz w:val="32"/>
          <w:szCs w:val="32"/>
          <w:rtl w:val="0"/>
        </w:rPr>
        <w:t xml:space="preserve">Select health phone number 800-442-5306 opt 4</w:t>
      </w:r>
    </w:p>
    <w:p w:rsidR="00000000" w:rsidDel="00000000" w:rsidP="00000000" w:rsidRDefault="00000000" w:rsidRPr="00000000" w14:paraId="00000169">
      <w:pPr>
        <w:rPr>
          <w:sz w:val="32"/>
          <w:szCs w:val="32"/>
        </w:rPr>
      </w:pPr>
      <w:r w:rsidDel="00000000" w:rsidR="00000000" w:rsidRPr="00000000">
        <w:rPr>
          <w:sz w:val="32"/>
          <w:szCs w:val="32"/>
          <w:rtl w:val="0"/>
        </w:rPr>
        <w:t xml:space="preserve">Email is medicare.commissions@selecthealth.org</w:t>
      </w:r>
    </w:p>
    <w:p w:rsidR="00000000" w:rsidDel="00000000" w:rsidP="00000000" w:rsidRDefault="00000000" w:rsidRPr="00000000" w14:paraId="0000016A">
      <w:pPr>
        <w:rPr>
          <w:sz w:val="32"/>
          <w:szCs w:val="32"/>
        </w:rPr>
      </w:pPr>
      <w:r w:rsidDel="00000000" w:rsidR="00000000" w:rsidRPr="00000000">
        <w:rPr>
          <w:rtl w:val="0"/>
        </w:rPr>
      </w:r>
    </w:p>
    <w:p w:rsidR="00000000" w:rsidDel="00000000" w:rsidP="00000000" w:rsidRDefault="00000000" w:rsidRPr="00000000" w14:paraId="0000016B">
      <w:pPr>
        <w:rPr>
          <w:sz w:val="32"/>
          <w:szCs w:val="32"/>
        </w:rPr>
      </w:pPr>
      <w:r w:rsidDel="00000000" w:rsidR="00000000" w:rsidRPr="00000000">
        <w:rPr>
          <w:sz w:val="32"/>
          <w:szCs w:val="32"/>
          <w:highlight w:val="yellow"/>
          <w:rtl w:val="0"/>
        </w:rPr>
        <w:t xml:space="preserve">Wellcare</w:t>
      </w:r>
      <w:r w:rsidDel="00000000" w:rsidR="00000000" w:rsidRPr="00000000">
        <w:rPr>
          <w:rtl w:val="0"/>
        </w:rPr>
      </w:r>
    </w:p>
    <w:p w:rsidR="00000000" w:rsidDel="00000000" w:rsidP="00000000" w:rsidRDefault="00000000" w:rsidRPr="00000000" w14:paraId="0000016C">
      <w:pPr>
        <w:rPr>
          <w:sz w:val="32"/>
          <w:szCs w:val="32"/>
        </w:rPr>
      </w:pPr>
      <w:r w:rsidDel="00000000" w:rsidR="00000000" w:rsidRPr="00000000">
        <w:rPr>
          <w:sz w:val="32"/>
          <w:szCs w:val="32"/>
          <w:highlight w:val="yellow"/>
          <w:rtl w:val="0"/>
        </w:rPr>
        <w:t xml:space="preserve">For WellCare</w:t>
      </w:r>
      <w:r w:rsidDel="00000000" w:rsidR="00000000" w:rsidRPr="00000000">
        <w:rPr>
          <w:sz w:val="32"/>
          <w:szCs w:val="32"/>
          <w:rtl w:val="0"/>
        </w:rPr>
        <w:t xml:space="preserve"> remember not to add formulas or slip anything for sub agents. Just add the total amount under transactions to get correct rates. </w:t>
      </w:r>
    </w:p>
    <w:p w:rsidR="00000000" w:rsidDel="00000000" w:rsidP="00000000" w:rsidRDefault="00000000" w:rsidRPr="00000000" w14:paraId="0000016D">
      <w:pPr>
        <w:rPr>
          <w:sz w:val="32"/>
          <w:szCs w:val="32"/>
        </w:rPr>
      </w:pPr>
      <w:r w:rsidDel="00000000" w:rsidR="00000000" w:rsidRPr="00000000">
        <w:rPr>
          <w:sz w:val="32"/>
          <w:szCs w:val="32"/>
          <w:rtl w:val="0"/>
        </w:rPr>
        <w:t xml:space="preserve">For WellCare use Medicare ID and add 6 at the end of Id to make it unique. Add 9 at the end of the ID for 2025</w:t>
      </w:r>
    </w:p>
    <w:p w:rsidR="00000000" w:rsidDel="00000000" w:rsidP="00000000" w:rsidRDefault="00000000" w:rsidRPr="00000000" w14:paraId="0000016E">
      <w:pPr>
        <w:rPr>
          <w:sz w:val="32"/>
          <w:szCs w:val="32"/>
        </w:rPr>
      </w:pPr>
      <w:r w:rsidDel="00000000" w:rsidR="00000000" w:rsidRPr="00000000">
        <w:rPr>
          <w:sz w:val="32"/>
          <w:szCs w:val="32"/>
          <w:rtl w:val="0"/>
        </w:rPr>
        <w:t xml:space="preserve">For WellCare overrides add 1 at the end of the ID </w:t>
      </w:r>
    </w:p>
    <w:p w:rsidR="00000000" w:rsidDel="00000000" w:rsidP="00000000" w:rsidRDefault="00000000" w:rsidRPr="00000000" w14:paraId="0000016F">
      <w:pPr>
        <w:rPr>
          <w:sz w:val="32"/>
          <w:szCs w:val="32"/>
          <w:highlight w:val="yellow"/>
        </w:rPr>
      </w:pPr>
      <w:r w:rsidDel="00000000" w:rsidR="00000000" w:rsidRPr="00000000">
        <w:rPr>
          <w:rtl w:val="0"/>
        </w:rPr>
      </w:r>
    </w:p>
    <w:p w:rsidR="00000000" w:rsidDel="00000000" w:rsidP="00000000" w:rsidRDefault="00000000" w:rsidRPr="00000000" w14:paraId="00000170">
      <w:pPr>
        <w:rPr>
          <w:sz w:val="32"/>
          <w:szCs w:val="32"/>
        </w:rPr>
      </w:pPr>
      <w:r w:rsidDel="00000000" w:rsidR="00000000" w:rsidRPr="00000000">
        <w:rPr>
          <w:sz w:val="32"/>
          <w:szCs w:val="32"/>
          <w:highlight w:val="yellow"/>
          <w:rtl w:val="0"/>
        </w:rPr>
        <w:t xml:space="preserve">Anthem</w:t>
      </w:r>
      <w:r w:rsidDel="00000000" w:rsidR="00000000" w:rsidRPr="00000000">
        <w:rPr>
          <w:rtl w:val="0"/>
        </w:rPr>
      </w:r>
    </w:p>
    <w:p w:rsidR="00000000" w:rsidDel="00000000" w:rsidP="00000000" w:rsidRDefault="00000000" w:rsidRPr="00000000" w14:paraId="00000171">
      <w:pPr>
        <w:rPr>
          <w:sz w:val="32"/>
          <w:szCs w:val="32"/>
        </w:rPr>
      </w:pPr>
      <w:r w:rsidDel="00000000" w:rsidR="00000000" w:rsidRPr="00000000">
        <w:rPr>
          <w:sz w:val="32"/>
          <w:szCs w:val="32"/>
          <w:rtl w:val="0"/>
        </w:rPr>
        <w:t xml:space="preserve">For anthem add 1 in the end for dental and vision policies</w:t>
      </w:r>
    </w:p>
    <w:p w:rsidR="00000000" w:rsidDel="00000000" w:rsidP="00000000" w:rsidRDefault="00000000" w:rsidRPr="00000000" w14:paraId="00000172">
      <w:pPr>
        <w:rPr>
          <w:sz w:val="32"/>
          <w:szCs w:val="32"/>
        </w:rPr>
      </w:pPr>
      <w:r w:rsidDel="00000000" w:rsidR="00000000" w:rsidRPr="00000000">
        <w:rPr>
          <w:sz w:val="32"/>
          <w:szCs w:val="32"/>
          <w:rtl w:val="0"/>
        </w:rPr>
        <w:t xml:space="preserve">Add 12 for 6% policies (Stellar Technologies).</w:t>
      </w:r>
    </w:p>
    <w:p w:rsidR="00000000" w:rsidDel="00000000" w:rsidP="00000000" w:rsidRDefault="00000000" w:rsidRPr="00000000" w14:paraId="00000173">
      <w:pPr>
        <w:rPr>
          <w:sz w:val="32"/>
          <w:szCs w:val="32"/>
        </w:rPr>
      </w:pPr>
      <w:r w:rsidDel="00000000" w:rsidR="00000000" w:rsidRPr="00000000">
        <w:rPr>
          <w:sz w:val="32"/>
          <w:szCs w:val="32"/>
          <w:rtl w:val="0"/>
        </w:rPr>
        <w:t xml:space="preserve">For 1-50 employees add 1 at the end of the policy number for Chad Yale.</w:t>
      </w:r>
    </w:p>
    <w:p w:rsidR="00000000" w:rsidDel="00000000" w:rsidP="00000000" w:rsidRDefault="00000000" w:rsidRPr="00000000" w14:paraId="00000174">
      <w:pPr>
        <w:rPr>
          <w:sz w:val="32"/>
          <w:szCs w:val="32"/>
        </w:rPr>
      </w:pPr>
      <w:r w:rsidDel="00000000" w:rsidR="00000000" w:rsidRPr="00000000">
        <w:rPr>
          <w:sz w:val="32"/>
          <w:szCs w:val="32"/>
          <w:rtl w:val="0"/>
        </w:rPr>
        <w:t xml:space="preserve">Also, please check the policies ID with same Id and different family members combined in 1 or make a separate ID for them.</w:t>
      </w:r>
    </w:p>
    <w:p w:rsidR="00000000" w:rsidDel="00000000" w:rsidP="00000000" w:rsidRDefault="00000000" w:rsidRPr="00000000" w14:paraId="00000175">
      <w:pPr>
        <w:rPr>
          <w:sz w:val="32"/>
          <w:szCs w:val="32"/>
        </w:rPr>
      </w:pPr>
      <w:r w:rsidDel="00000000" w:rsidR="00000000" w:rsidRPr="00000000">
        <w:rPr>
          <w:sz w:val="32"/>
          <w:szCs w:val="32"/>
          <w:rtl w:val="0"/>
        </w:rPr>
        <w:t xml:space="preserve">Phone number for commissions: 8773046470</w:t>
      </w:r>
    </w:p>
    <w:p w:rsidR="00000000" w:rsidDel="00000000" w:rsidP="00000000" w:rsidRDefault="00000000" w:rsidRPr="00000000" w14:paraId="00000176">
      <w:pPr>
        <w:rPr>
          <w:sz w:val="32"/>
          <w:szCs w:val="32"/>
        </w:rPr>
      </w:pPr>
      <w:r w:rsidDel="00000000" w:rsidR="00000000" w:rsidRPr="00000000">
        <w:rPr>
          <w:sz w:val="32"/>
          <w:szCs w:val="32"/>
          <w:rtl w:val="0"/>
        </w:rPr>
        <w:t xml:space="preserve">For Overrides add 2 in the end of the ID</w:t>
        <w:br w:type="textWrapping"/>
        <w:t xml:space="preserve">For ACA 2026 add 7 for new products ($15 of state WI)</w:t>
        <w:br w:type="textWrapping"/>
        <w:t xml:space="preserve">For Vision 2026 add 2 for product Anthem U65 Vision.</w:t>
      </w:r>
    </w:p>
    <w:p w:rsidR="00000000" w:rsidDel="00000000" w:rsidP="00000000" w:rsidRDefault="00000000" w:rsidRPr="00000000" w14:paraId="00000177">
      <w:pPr>
        <w:rPr>
          <w:sz w:val="32"/>
          <w:szCs w:val="32"/>
        </w:rPr>
      </w:pPr>
      <w:r w:rsidDel="00000000" w:rsidR="00000000" w:rsidRPr="00000000">
        <w:rPr>
          <w:sz w:val="32"/>
          <w:szCs w:val="32"/>
          <w:highlight w:val="yellow"/>
          <w:rtl w:val="0"/>
        </w:rPr>
        <w:t xml:space="preserve">Anthem Elevance Medsupp</w:t>
      </w:r>
      <w:r w:rsidDel="00000000" w:rsidR="00000000" w:rsidRPr="00000000">
        <w:rPr>
          <w:sz w:val="32"/>
          <w:szCs w:val="32"/>
          <w:rtl w:val="0"/>
        </w:rPr>
        <w:t xml:space="preserve"> </w:t>
      </w:r>
    </w:p>
    <w:p w:rsidR="00000000" w:rsidDel="00000000" w:rsidP="00000000" w:rsidRDefault="00000000" w:rsidRPr="00000000" w14:paraId="00000178">
      <w:pPr>
        <w:rPr>
          <w:sz w:val="32"/>
          <w:szCs w:val="32"/>
        </w:rPr>
      </w:pPr>
      <w:r w:rsidDel="00000000" w:rsidR="00000000" w:rsidRPr="00000000">
        <w:rPr>
          <w:sz w:val="32"/>
          <w:szCs w:val="32"/>
          <w:rtl w:val="0"/>
        </w:rPr>
        <w:t xml:space="preserve">For Anthem Medsupp we get advance 9 months from anthem for first time if the policy is new and every month we get 0.00 until 10 the month on the statements however we will pay advance only to the agents who are av on agent roster and rest we will pay AE. </w:t>
      </w:r>
    </w:p>
    <w:p w:rsidR="00000000" w:rsidDel="00000000" w:rsidP="00000000" w:rsidRDefault="00000000" w:rsidRPr="00000000" w14:paraId="00000179">
      <w:pPr>
        <w:rPr>
          <w:sz w:val="32"/>
          <w:szCs w:val="32"/>
        </w:rPr>
      </w:pPr>
      <w:r w:rsidDel="00000000" w:rsidR="00000000" w:rsidRPr="00000000">
        <w:rPr>
          <w:sz w:val="32"/>
          <w:szCs w:val="32"/>
          <w:highlight w:val="yellow"/>
          <w:rtl w:val="0"/>
        </w:rPr>
        <w:t xml:space="preserve">NCD</w:t>
      </w:r>
      <w:r w:rsidDel="00000000" w:rsidR="00000000" w:rsidRPr="00000000">
        <w:rPr>
          <w:rtl w:val="0"/>
        </w:rPr>
      </w:r>
    </w:p>
    <w:p w:rsidR="00000000" w:rsidDel="00000000" w:rsidP="00000000" w:rsidRDefault="00000000" w:rsidRPr="00000000" w14:paraId="0000017A">
      <w:pPr>
        <w:rPr>
          <w:sz w:val="32"/>
          <w:szCs w:val="32"/>
        </w:rPr>
      </w:pPr>
      <w:r w:rsidDel="00000000" w:rsidR="00000000" w:rsidRPr="00000000">
        <w:rPr>
          <w:sz w:val="32"/>
          <w:szCs w:val="32"/>
          <w:rtl w:val="0"/>
        </w:rPr>
        <w:t xml:space="preserve">When processing NCD the agents who are on AV  gets 6 months AV so commission column Y &amp; Z will be monthly comm*12 /6 for ex: $25 is monthly comm then 25*12=300/6=50 will be in column Y &amp; Z</w:t>
      </w:r>
    </w:p>
    <w:p w:rsidR="00000000" w:rsidDel="00000000" w:rsidP="00000000" w:rsidRDefault="00000000" w:rsidRPr="00000000" w14:paraId="0000017B">
      <w:pPr>
        <w:rPr>
          <w:sz w:val="32"/>
          <w:szCs w:val="32"/>
        </w:rPr>
      </w:pPr>
      <w:r w:rsidDel="00000000" w:rsidR="00000000" w:rsidRPr="00000000">
        <w:rPr>
          <w:sz w:val="32"/>
          <w:szCs w:val="32"/>
          <w:rtl w:val="0"/>
        </w:rPr>
        <w:t xml:space="preserve">For NCD if we get 3% that is override for our agency. Because agent gets paid directly. </w:t>
      </w:r>
    </w:p>
    <w:p w:rsidR="00000000" w:rsidDel="00000000" w:rsidP="00000000" w:rsidRDefault="00000000" w:rsidRPr="00000000" w14:paraId="0000017C">
      <w:pPr>
        <w:rPr>
          <w:sz w:val="32"/>
          <w:szCs w:val="32"/>
        </w:rPr>
      </w:pPr>
      <w:r w:rsidDel="00000000" w:rsidR="00000000" w:rsidRPr="00000000">
        <w:rPr>
          <w:rtl w:val="0"/>
        </w:rPr>
      </w:r>
    </w:p>
    <w:p w:rsidR="00000000" w:rsidDel="00000000" w:rsidP="00000000" w:rsidRDefault="00000000" w:rsidRPr="00000000" w14:paraId="0000017D">
      <w:pPr>
        <w:rPr>
          <w:sz w:val="32"/>
          <w:szCs w:val="32"/>
          <w:highlight w:val="yellow"/>
        </w:rPr>
      </w:pPr>
      <w:r w:rsidDel="00000000" w:rsidR="00000000" w:rsidRPr="00000000">
        <w:rPr>
          <w:sz w:val="32"/>
          <w:szCs w:val="32"/>
          <w:highlight w:val="yellow"/>
          <w:rtl w:val="0"/>
        </w:rPr>
        <w:t xml:space="preserve">Oscar</w:t>
      </w:r>
    </w:p>
    <w:p w:rsidR="00000000" w:rsidDel="00000000" w:rsidP="00000000" w:rsidRDefault="00000000" w:rsidRPr="00000000" w14:paraId="0000017E">
      <w:pPr>
        <w:rPr>
          <w:sz w:val="32"/>
          <w:szCs w:val="32"/>
        </w:rPr>
      </w:pPr>
      <w:r w:rsidDel="00000000" w:rsidR="00000000" w:rsidRPr="00000000">
        <w:rPr>
          <w:sz w:val="32"/>
          <w:szCs w:val="32"/>
          <w:rtl w:val="0"/>
        </w:rPr>
        <w:t xml:space="preserve">For Oscar in column S if it says renewal make sure to use effective date 1 year back for example if effective date is 01/01/2024 then put as 01/01/2023 because it will give wrong rate for SL.</w:t>
      </w:r>
    </w:p>
    <w:p w:rsidR="00000000" w:rsidDel="00000000" w:rsidP="00000000" w:rsidRDefault="00000000" w:rsidRPr="00000000" w14:paraId="0000017F">
      <w:pPr>
        <w:rPr>
          <w:sz w:val="32"/>
          <w:szCs w:val="32"/>
        </w:rPr>
      </w:pPr>
      <w:r w:rsidDel="00000000" w:rsidR="00000000" w:rsidRPr="00000000">
        <w:rPr>
          <w:sz w:val="32"/>
          <w:szCs w:val="32"/>
          <w:rtl w:val="0"/>
        </w:rPr>
        <w:t xml:space="preserve">Also, for Thomas Pardue any effective date before 7/1/24 gets Street commissions so use ID 371819street. anything after gets level 4 commissions</w:t>
      </w:r>
    </w:p>
    <w:p w:rsidR="00000000" w:rsidDel="00000000" w:rsidP="00000000" w:rsidRDefault="00000000" w:rsidRPr="00000000" w14:paraId="00000180">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Oscar OVR</w:t>
      </w:r>
      <w:r w:rsidDel="00000000" w:rsidR="00000000" w:rsidRPr="00000000">
        <w:rPr>
          <w:sz w:val="32"/>
          <w:szCs w:val="32"/>
          <w:rtl w:val="0"/>
        </w:rPr>
        <w:t xml:space="preserve"> add 2 at the end of the ID.</w:t>
      </w:r>
    </w:p>
    <w:p w:rsidR="00000000" w:rsidDel="00000000" w:rsidP="00000000" w:rsidRDefault="00000000" w:rsidRPr="00000000" w14:paraId="00000181">
      <w:pPr>
        <w:rPr/>
      </w:pPr>
      <w:r w:rsidDel="00000000" w:rsidR="00000000" w:rsidRPr="00000000">
        <w:rPr>
          <w:rtl w:val="0"/>
        </w:rPr>
        <w:t xml:space="preserve">For 2025 OVR add 3 at the back of the ID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z w:val="32"/>
          <w:szCs w:val="32"/>
        </w:rPr>
      </w:pPr>
      <w:r w:rsidDel="00000000" w:rsidR="00000000" w:rsidRPr="00000000">
        <w:rPr>
          <w:rtl w:val="0"/>
        </w:rPr>
      </w:r>
    </w:p>
    <w:p w:rsidR="00000000" w:rsidDel="00000000" w:rsidP="00000000" w:rsidRDefault="00000000" w:rsidRPr="00000000" w14:paraId="00000184">
      <w:pPr>
        <w:rPr>
          <w:sz w:val="32"/>
          <w:szCs w:val="32"/>
          <w:highlight w:val="yellow"/>
        </w:rPr>
      </w:pPr>
      <w:r w:rsidDel="00000000" w:rsidR="00000000" w:rsidRPr="00000000">
        <w:rPr>
          <w:rtl w:val="0"/>
        </w:rPr>
      </w:r>
    </w:p>
    <w:p w:rsidR="00000000" w:rsidDel="00000000" w:rsidP="00000000" w:rsidRDefault="00000000" w:rsidRPr="00000000" w14:paraId="00000185">
      <w:pPr>
        <w:rPr>
          <w:sz w:val="32"/>
          <w:szCs w:val="32"/>
          <w:highlight w:val="yellow"/>
        </w:rPr>
      </w:pPr>
      <w:r w:rsidDel="00000000" w:rsidR="00000000" w:rsidRPr="00000000">
        <w:rPr>
          <w:sz w:val="32"/>
          <w:szCs w:val="32"/>
          <w:highlight w:val="yellow"/>
          <w:rtl w:val="0"/>
        </w:rPr>
        <w:t xml:space="preserve">Molina</w:t>
      </w:r>
    </w:p>
    <w:p w:rsidR="00000000" w:rsidDel="00000000" w:rsidP="00000000" w:rsidRDefault="00000000" w:rsidRPr="00000000" w14:paraId="00000186">
      <w:pPr>
        <w:rPr>
          <w:sz w:val="32"/>
          <w:szCs w:val="32"/>
        </w:rPr>
      </w:pPr>
      <w:r w:rsidDel="00000000" w:rsidR="00000000" w:rsidRPr="00000000">
        <w:rPr>
          <w:sz w:val="32"/>
          <w:szCs w:val="32"/>
          <w:rtl w:val="0"/>
        </w:rPr>
        <w:t xml:space="preserve">Add 1 at the end of the member ID for overrides</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For 2025 ACA add 77 at the end of the ID </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For 2026 ACA add 78 at the end of the ID for 10$,20$,22$ (for 2026 products)</w:t>
      </w:r>
    </w:p>
    <w:p w:rsidR="00000000" w:rsidDel="00000000" w:rsidP="00000000" w:rsidRDefault="00000000" w:rsidRPr="00000000" w14:paraId="00000189">
      <w:pPr>
        <w:rPr>
          <w:sz w:val="32"/>
          <w:szCs w:val="32"/>
        </w:rPr>
      </w:pPr>
      <w:r w:rsidDel="00000000" w:rsidR="00000000" w:rsidRPr="00000000">
        <w:rPr>
          <w:rtl w:val="0"/>
        </w:rPr>
      </w:r>
    </w:p>
    <w:p w:rsidR="00000000" w:rsidDel="00000000" w:rsidP="00000000" w:rsidRDefault="00000000" w:rsidRPr="00000000" w14:paraId="0000018A">
      <w:pPr>
        <w:rPr>
          <w:sz w:val="32"/>
          <w:szCs w:val="32"/>
          <w:highlight w:val="yellow"/>
        </w:rPr>
      </w:pPr>
      <w:r w:rsidDel="00000000" w:rsidR="00000000" w:rsidRPr="00000000">
        <w:rPr>
          <w:sz w:val="32"/>
          <w:szCs w:val="32"/>
          <w:highlight w:val="yellow"/>
          <w:rtl w:val="0"/>
        </w:rPr>
        <w:t xml:space="preserve">John Hopkins</w:t>
      </w:r>
    </w:p>
    <w:p w:rsidR="00000000" w:rsidDel="00000000" w:rsidP="00000000" w:rsidRDefault="00000000" w:rsidRPr="00000000" w14:paraId="0000018B">
      <w:pPr>
        <w:rPr>
          <w:sz w:val="32"/>
          <w:szCs w:val="32"/>
        </w:rPr>
      </w:pPr>
      <w:r w:rsidDel="00000000" w:rsidR="00000000" w:rsidRPr="00000000">
        <w:rPr>
          <w:sz w:val="32"/>
          <w:szCs w:val="32"/>
          <w:rtl w:val="0"/>
        </w:rPr>
        <w:t xml:space="preserve">Rate of $686 - $75 is override goes to MLB</w:t>
      </w:r>
    </w:p>
    <w:p w:rsidR="00000000" w:rsidDel="00000000" w:rsidP="00000000" w:rsidRDefault="00000000" w:rsidRPr="00000000" w14:paraId="0000018C">
      <w:pPr>
        <w:rPr>
          <w:sz w:val="32"/>
          <w:szCs w:val="32"/>
        </w:rPr>
      </w:pPr>
      <w:r w:rsidDel="00000000" w:rsidR="00000000" w:rsidRPr="00000000">
        <w:rPr>
          <w:sz w:val="32"/>
          <w:szCs w:val="32"/>
          <w:rtl w:val="0"/>
        </w:rPr>
        <w:t xml:space="preserve">Add 1 after the ID for override</w:t>
      </w:r>
    </w:p>
    <w:p w:rsidR="00000000" w:rsidDel="00000000" w:rsidP="00000000" w:rsidRDefault="00000000" w:rsidRPr="00000000" w14:paraId="0000018D">
      <w:pPr>
        <w:rPr>
          <w:sz w:val="32"/>
          <w:szCs w:val="32"/>
        </w:rPr>
      </w:pPr>
      <w:r w:rsidDel="00000000" w:rsidR="00000000" w:rsidRPr="00000000">
        <w:rPr>
          <w:rtl w:val="0"/>
        </w:rPr>
      </w:r>
    </w:p>
    <w:p w:rsidR="00000000" w:rsidDel="00000000" w:rsidP="00000000" w:rsidRDefault="00000000" w:rsidRPr="00000000" w14:paraId="0000018E">
      <w:pPr>
        <w:rPr>
          <w:sz w:val="32"/>
          <w:szCs w:val="32"/>
          <w:highlight w:val="yellow"/>
        </w:rPr>
      </w:pPr>
      <w:r w:rsidDel="00000000" w:rsidR="00000000" w:rsidRPr="00000000">
        <w:rPr>
          <w:rtl w:val="0"/>
        </w:rPr>
      </w:r>
    </w:p>
    <w:p w:rsidR="00000000" w:rsidDel="00000000" w:rsidP="00000000" w:rsidRDefault="00000000" w:rsidRPr="00000000" w14:paraId="0000018F">
      <w:pPr>
        <w:rPr>
          <w:sz w:val="32"/>
          <w:szCs w:val="32"/>
          <w:highlight w:val="yellow"/>
        </w:rPr>
      </w:pPr>
      <w:r w:rsidDel="00000000" w:rsidR="00000000" w:rsidRPr="00000000">
        <w:rPr>
          <w:sz w:val="32"/>
          <w:szCs w:val="32"/>
          <w:highlight w:val="yellow"/>
          <w:rtl w:val="0"/>
        </w:rPr>
        <w:t xml:space="preserve">Sunlife</w:t>
      </w:r>
    </w:p>
    <w:p w:rsidR="00000000" w:rsidDel="00000000" w:rsidP="00000000" w:rsidRDefault="00000000" w:rsidRPr="00000000" w14:paraId="00000190">
      <w:pPr>
        <w:rPr>
          <w:sz w:val="32"/>
          <w:szCs w:val="32"/>
        </w:rPr>
      </w:pPr>
      <w:r w:rsidDel="00000000" w:rsidR="00000000" w:rsidRPr="00000000">
        <w:rPr>
          <w:sz w:val="32"/>
          <w:szCs w:val="32"/>
          <w:rtl w:val="0"/>
        </w:rPr>
        <w:t xml:space="preserve">For Dental and Vision add 1 at the end of the policy number</w:t>
      </w:r>
    </w:p>
    <w:p w:rsidR="00000000" w:rsidDel="00000000" w:rsidP="00000000" w:rsidRDefault="00000000" w:rsidRPr="00000000" w14:paraId="00000191">
      <w:pPr>
        <w:rPr>
          <w:sz w:val="32"/>
          <w:szCs w:val="32"/>
        </w:rPr>
      </w:pPr>
      <w:r w:rsidDel="00000000" w:rsidR="00000000" w:rsidRPr="00000000">
        <w:rPr>
          <w:sz w:val="32"/>
          <w:szCs w:val="32"/>
          <w:rtl w:val="0"/>
        </w:rPr>
        <w:t xml:space="preserve">For Paid to Date use the month of the statement date</w:t>
      </w:r>
    </w:p>
    <w:p w:rsidR="00000000" w:rsidDel="00000000" w:rsidP="00000000" w:rsidRDefault="00000000" w:rsidRPr="00000000" w14:paraId="00000192">
      <w:pPr>
        <w:rPr>
          <w:sz w:val="32"/>
          <w:szCs w:val="32"/>
        </w:rPr>
      </w:pPr>
      <w:r w:rsidDel="00000000" w:rsidR="00000000" w:rsidRPr="00000000">
        <w:rPr>
          <w:rtl w:val="0"/>
        </w:rPr>
      </w:r>
    </w:p>
    <w:p w:rsidR="00000000" w:rsidDel="00000000" w:rsidP="00000000" w:rsidRDefault="00000000" w:rsidRPr="00000000" w14:paraId="00000193">
      <w:pPr>
        <w:rPr>
          <w:sz w:val="32"/>
          <w:szCs w:val="32"/>
          <w:highlight w:val="yellow"/>
        </w:rPr>
      </w:pPr>
      <w:r w:rsidDel="00000000" w:rsidR="00000000" w:rsidRPr="00000000">
        <w:rPr>
          <w:sz w:val="32"/>
          <w:szCs w:val="32"/>
          <w:highlight w:val="yellow"/>
          <w:rtl w:val="0"/>
        </w:rPr>
        <w:t xml:space="preserve">Amerihealth</w:t>
      </w:r>
    </w:p>
    <w:p w:rsidR="00000000" w:rsidDel="00000000" w:rsidP="00000000" w:rsidRDefault="00000000" w:rsidRPr="00000000" w14:paraId="00000194">
      <w:pPr>
        <w:rPr>
          <w:sz w:val="32"/>
          <w:szCs w:val="32"/>
        </w:rPr>
      </w:pPr>
      <w:r w:rsidDel="00000000" w:rsidR="00000000" w:rsidRPr="00000000">
        <w:rPr>
          <w:sz w:val="32"/>
          <w:szCs w:val="32"/>
          <w:rtl w:val="0"/>
        </w:rPr>
        <w:t xml:space="preserve">For overrides add 2 at the end of the ID from Agency Bloc</w:t>
      </w:r>
    </w:p>
    <w:p w:rsidR="00000000" w:rsidDel="00000000" w:rsidP="00000000" w:rsidRDefault="00000000" w:rsidRPr="00000000" w14:paraId="00000195">
      <w:pPr>
        <w:rPr>
          <w:sz w:val="32"/>
          <w:szCs w:val="32"/>
        </w:rPr>
      </w:pPr>
      <w:r w:rsidDel="00000000" w:rsidR="00000000" w:rsidRPr="00000000">
        <w:rPr>
          <w:sz w:val="32"/>
          <w:szCs w:val="32"/>
          <w:rtl w:val="0"/>
        </w:rPr>
        <w:t xml:space="preserve">If rate is $28, $4 is overrides. Add 1 after the policy ID.</w:t>
      </w:r>
    </w:p>
    <w:p w:rsidR="00000000" w:rsidDel="00000000" w:rsidP="00000000" w:rsidRDefault="00000000" w:rsidRPr="00000000" w14:paraId="00000196">
      <w:pPr>
        <w:rPr>
          <w:sz w:val="32"/>
          <w:szCs w:val="32"/>
        </w:rPr>
      </w:pPr>
      <w:r w:rsidDel="00000000" w:rsidR="00000000" w:rsidRPr="00000000">
        <w:rPr>
          <w:rtl w:val="0"/>
        </w:rPr>
      </w:r>
    </w:p>
    <w:p w:rsidR="00000000" w:rsidDel="00000000" w:rsidP="00000000" w:rsidRDefault="00000000" w:rsidRPr="00000000" w14:paraId="00000197">
      <w:pPr>
        <w:rPr>
          <w:sz w:val="32"/>
          <w:szCs w:val="32"/>
          <w:highlight w:val="yellow"/>
        </w:rPr>
      </w:pPr>
      <w:r w:rsidDel="00000000" w:rsidR="00000000" w:rsidRPr="00000000">
        <w:rPr>
          <w:sz w:val="32"/>
          <w:szCs w:val="32"/>
          <w:highlight w:val="yellow"/>
          <w:rtl w:val="0"/>
        </w:rPr>
        <w:t xml:space="preserve">Consumer Health</w:t>
      </w:r>
    </w:p>
    <w:p w:rsidR="00000000" w:rsidDel="00000000" w:rsidP="00000000" w:rsidRDefault="00000000" w:rsidRPr="00000000" w14:paraId="00000198">
      <w:pPr>
        <w:rPr>
          <w:sz w:val="32"/>
          <w:szCs w:val="32"/>
        </w:rPr>
      </w:pPr>
      <w:r w:rsidDel="00000000" w:rsidR="00000000" w:rsidRPr="00000000">
        <w:rPr>
          <w:sz w:val="32"/>
          <w:szCs w:val="32"/>
          <w:rtl w:val="0"/>
        </w:rPr>
        <w:t xml:space="preserve">For Overrides add 2 at the end of the policy ID</w:t>
      </w:r>
    </w:p>
    <w:p w:rsidR="00000000" w:rsidDel="00000000" w:rsidP="00000000" w:rsidRDefault="00000000" w:rsidRPr="00000000" w14:paraId="00000199">
      <w:pPr>
        <w:rPr>
          <w:sz w:val="32"/>
          <w:szCs w:val="32"/>
        </w:rPr>
      </w:pPr>
      <w:r w:rsidDel="00000000" w:rsidR="00000000" w:rsidRPr="00000000">
        <w:rPr>
          <w:rtl w:val="0"/>
        </w:rPr>
      </w:r>
    </w:p>
    <w:p w:rsidR="00000000" w:rsidDel="00000000" w:rsidP="00000000" w:rsidRDefault="00000000" w:rsidRPr="00000000" w14:paraId="0000019A">
      <w:pPr>
        <w:rPr>
          <w:sz w:val="32"/>
          <w:szCs w:val="32"/>
        </w:rPr>
      </w:pPr>
      <w:r w:rsidDel="00000000" w:rsidR="00000000" w:rsidRPr="00000000">
        <w:rPr>
          <w:sz w:val="32"/>
          <w:szCs w:val="32"/>
          <w:highlight w:val="yellow"/>
          <w:rtl w:val="0"/>
        </w:rPr>
        <w:t xml:space="preserve">One Share</w:t>
      </w:r>
      <w:r w:rsidDel="00000000" w:rsidR="00000000" w:rsidRPr="00000000">
        <w:rPr>
          <w:rtl w:val="0"/>
        </w:rPr>
      </w:r>
    </w:p>
    <w:p w:rsidR="00000000" w:rsidDel="00000000" w:rsidP="00000000" w:rsidRDefault="00000000" w:rsidRPr="00000000" w14:paraId="0000019B">
      <w:pPr>
        <w:rPr>
          <w:sz w:val="32"/>
          <w:szCs w:val="32"/>
        </w:rPr>
      </w:pPr>
      <w:r w:rsidDel="00000000" w:rsidR="00000000" w:rsidRPr="00000000">
        <w:rPr>
          <w:sz w:val="32"/>
          <w:szCs w:val="32"/>
          <w:rtl w:val="0"/>
        </w:rPr>
        <w:t xml:space="preserve">Application fee are paid 100% to agent under mis adjustments.</w:t>
      </w:r>
    </w:p>
    <w:p w:rsidR="00000000" w:rsidDel="00000000" w:rsidP="00000000" w:rsidRDefault="00000000" w:rsidRPr="00000000" w14:paraId="0000019C">
      <w:pPr>
        <w:rPr>
          <w:sz w:val="32"/>
          <w:szCs w:val="32"/>
        </w:rPr>
      </w:pPr>
      <w:r w:rsidDel="00000000" w:rsidR="00000000" w:rsidRPr="00000000">
        <w:rPr>
          <w:rtl w:val="0"/>
        </w:rPr>
      </w:r>
    </w:p>
    <w:p w:rsidR="00000000" w:rsidDel="00000000" w:rsidP="00000000" w:rsidRDefault="00000000" w:rsidRPr="00000000" w14:paraId="0000019D">
      <w:pPr>
        <w:rPr>
          <w:sz w:val="32"/>
          <w:szCs w:val="32"/>
        </w:rPr>
      </w:pPr>
      <w:r w:rsidDel="00000000" w:rsidR="00000000" w:rsidRPr="00000000">
        <w:rPr>
          <w:sz w:val="32"/>
          <w:szCs w:val="32"/>
          <w:rtl w:val="0"/>
        </w:rPr>
        <w:t xml:space="preserve">Mountain Health</w:t>
      </w:r>
    </w:p>
    <w:p w:rsidR="00000000" w:rsidDel="00000000" w:rsidP="00000000" w:rsidRDefault="00000000" w:rsidRPr="00000000" w14:paraId="0000019E">
      <w:pPr>
        <w:rPr>
          <w:sz w:val="32"/>
          <w:szCs w:val="32"/>
        </w:rPr>
      </w:pPr>
      <w:r w:rsidDel="00000000" w:rsidR="00000000" w:rsidRPr="00000000">
        <w:rPr>
          <w:sz w:val="32"/>
          <w:szCs w:val="32"/>
          <w:rtl w:val="0"/>
        </w:rPr>
        <w:t xml:space="preserve">Check statement 11/27 to 12/22 for policy numbers that needs to be updated once we have it on future statements MO1111 and MO1112</w:t>
      </w:r>
    </w:p>
    <w:p w:rsidR="00000000" w:rsidDel="00000000" w:rsidP="00000000" w:rsidRDefault="00000000" w:rsidRPr="00000000" w14:paraId="0000019F">
      <w:pPr>
        <w:rPr>
          <w:sz w:val="32"/>
          <w:szCs w:val="32"/>
          <w:highlight w:val="yellow"/>
        </w:rPr>
      </w:pPr>
      <w:r w:rsidDel="00000000" w:rsidR="00000000" w:rsidRPr="00000000">
        <w:rPr>
          <w:sz w:val="32"/>
          <w:szCs w:val="32"/>
          <w:highlight w:val="yellow"/>
          <w:rtl w:val="0"/>
        </w:rPr>
        <w:t xml:space="preserve">Carefirst BC</w:t>
      </w:r>
    </w:p>
    <w:p w:rsidR="00000000" w:rsidDel="00000000" w:rsidP="00000000" w:rsidRDefault="00000000" w:rsidRPr="00000000" w14:paraId="000001A0">
      <w:pPr>
        <w:rPr>
          <w:sz w:val="32"/>
          <w:szCs w:val="32"/>
        </w:rPr>
      </w:pPr>
      <w:r w:rsidDel="00000000" w:rsidR="00000000" w:rsidRPr="00000000">
        <w:rPr>
          <w:sz w:val="32"/>
          <w:szCs w:val="32"/>
          <w:rtl w:val="0"/>
        </w:rPr>
        <w:t xml:space="preserve">ACA Add 3 at the end of the ID, 33 for Overrides</w:t>
      </w:r>
    </w:p>
    <w:p w:rsidR="00000000" w:rsidDel="00000000" w:rsidP="00000000" w:rsidRDefault="00000000" w:rsidRPr="00000000" w14:paraId="000001A1">
      <w:pPr>
        <w:rPr>
          <w:sz w:val="32"/>
          <w:szCs w:val="32"/>
        </w:rPr>
      </w:pPr>
      <w:r w:rsidDel="00000000" w:rsidR="00000000" w:rsidRPr="00000000">
        <w:rPr>
          <w:sz w:val="32"/>
          <w:szCs w:val="32"/>
          <w:rtl w:val="0"/>
        </w:rPr>
        <w:t xml:space="preserve">MAPD Overrides add 1 at the end of the ID</w:t>
      </w:r>
    </w:p>
    <w:p w:rsidR="00000000" w:rsidDel="00000000" w:rsidP="00000000" w:rsidRDefault="00000000" w:rsidRPr="00000000" w14:paraId="000001A2">
      <w:pPr>
        <w:rPr>
          <w:sz w:val="32"/>
          <w:szCs w:val="32"/>
        </w:rPr>
      </w:pPr>
      <w:r w:rsidDel="00000000" w:rsidR="00000000" w:rsidRPr="00000000">
        <w:rPr>
          <w:rtl w:val="0"/>
        </w:rPr>
      </w:r>
    </w:p>
    <w:p w:rsidR="00000000" w:rsidDel="00000000" w:rsidP="00000000" w:rsidRDefault="00000000" w:rsidRPr="00000000" w14:paraId="000001A3">
      <w:pPr>
        <w:rPr>
          <w:sz w:val="32"/>
          <w:szCs w:val="32"/>
        </w:rPr>
      </w:pPr>
      <w:r w:rsidDel="00000000" w:rsidR="00000000" w:rsidRPr="00000000">
        <w:rPr>
          <w:rtl w:val="0"/>
        </w:rPr>
      </w:r>
    </w:p>
    <w:p w:rsidR="00000000" w:rsidDel="00000000" w:rsidP="00000000" w:rsidRDefault="00000000" w:rsidRPr="00000000" w14:paraId="000001A4">
      <w:pPr>
        <w:rPr>
          <w:color w:val="ff0000"/>
          <w:sz w:val="32"/>
          <w:szCs w:val="32"/>
        </w:rPr>
      </w:pPr>
      <w:r w:rsidDel="00000000" w:rsidR="00000000" w:rsidRPr="00000000">
        <w:rPr>
          <w:sz w:val="32"/>
          <w:szCs w:val="32"/>
          <w:highlight w:val="yellow"/>
          <w:rtl w:val="0"/>
        </w:rPr>
        <w:t xml:space="preserve">Create MAPD products</w:t>
      </w:r>
      <w:r w:rsidDel="00000000" w:rsidR="00000000" w:rsidRPr="00000000">
        <w:rPr>
          <w:rtl w:val="0"/>
        </w:rPr>
      </w:r>
    </w:p>
    <w:p w:rsidR="00000000" w:rsidDel="00000000" w:rsidP="00000000" w:rsidRDefault="00000000" w:rsidRPr="00000000" w14:paraId="000001A5">
      <w:pPr>
        <w:rPr>
          <w:sz w:val="32"/>
          <w:szCs w:val="32"/>
        </w:rPr>
      </w:pPr>
      <w:r w:rsidDel="00000000" w:rsidR="00000000" w:rsidRPr="00000000">
        <w:rPr>
          <w:sz w:val="32"/>
          <w:szCs w:val="32"/>
          <w:rtl w:val="0"/>
        </w:rPr>
        <w:t xml:space="preserve">when making products for MAPD</w:t>
      </w:r>
    </w:p>
    <w:p w:rsidR="00000000" w:rsidDel="00000000" w:rsidP="00000000" w:rsidRDefault="00000000" w:rsidRPr="00000000" w14:paraId="000001A6">
      <w:pPr>
        <w:rPr>
          <w:sz w:val="32"/>
          <w:szCs w:val="32"/>
        </w:rPr>
      </w:pPr>
      <w:r w:rsidDel="00000000" w:rsidR="00000000" w:rsidRPr="00000000">
        <w:rPr>
          <w:sz w:val="32"/>
          <w:szCs w:val="32"/>
          <w:rtl w:val="0"/>
        </w:rPr>
        <w:t xml:space="preserve">This is Humana PDP example</w:t>
      </w:r>
    </w:p>
    <w:p w:rsidR="00000000" w:rsidDel="00000000" w:rsidP="00000000" w:rsidRDefault="00000000" w:rsidRPr="00000000" w14:paraId="000001A7">
      <w:pPr>
        <w:rPr>
          <w:sz w:val="32"/>
          <w:szCs w:val="32"/>
        </w:rPr>
      </w:pPr>
      <w:r w:rsidDel="00000000" w:rsidR="00000000" w:rsidRPr="00000000">
        <w:rPr>
          <w:rtl w:val="0"/>
        </w:rPr>
      </w:r>
    </w:p>
    <w:p w:rsidR="00000000" w:rsidDel="00000000" w:rsidP="00000000" w:rsidRDefault="00000000" w:rsidRPr="00000000" w14:paraId="000001A8">
      <w:pPr>
        <w:rPr>
          <w:sz w:val="32"/>
          <w:szCs w:val="32"/>
        </w:rPr>
      </w:pPr>
      <w:r w:rsidDel="00000000" w:rsidR="00000000" w:rsidRPr="00000000">
        <w:rPr>
          <w:sz w:val="32"/>
          <w:szCs w:val="32"/>
          <w:rtl w:val="0"/>
        </w:rPr>
        <w:t xml:space="preserve">for agents all levels </w:t>
      </w:r>
    </w:p>
    <w:p w:rsidR="00000000" w:rsidDel="00000000" w:rsidP="00000000" w:rsidRDefault="00000000" w:rsidRPr="00000000" w14:paraId="000001A9">
      <w:pPr>
        <w:rPr>
          <w:sz w:val="32"/>
          <w:szCs w:val="32"/>
        </w:rPr>
      </w:pPr>
      <w:r w:rsidDel="00000000" w:rsidR="00000000" w:rsidRPr="00000000">
        <w:rPr>
          <w:sz w:val="32"/>
          <w:szCs w:val="32"/>
          <w:rtl w:val="0"/>
        </w:rPr>
        <w:t xml:space="preserve">1 1 will be agent amount 75.17</w:t>
      </w:r>
    </w:p>
    <w:p w:rsidR="00000000" w:rsidDel="00000000" w:rsidP="00000000" w:rsidRDefault="00000000" w:rsidRPr="00000000" w14:paraId="000001AA">
      <w:pPr>
        <w:rPr>
          <w:sz w:val="32"/>
          <w:szCs w:val="32"/>
        </w:rPr>
      </w:pPr>
      <w:r w:rsidDel="00000000" w:rsidR="00000000" w:rsidRPr="00000000">
        <w:rPr>
          <w:sz w:val="32"/>
          <w:szCs w:val="32"/>
          <w:rtl w:val="0"/>
        </w:rPr>
        <w:t xml:space="preserve">2 2 will be renewal amount 35.75</w:t>
      </w:r>
    </w:p>
    <w:p w:rsidR="00000000" w:rsidDel="00000000" w:rsidP="00000000" w:rsidRDefault="00000000" w:rsidRPr="00000000" w14:paraId="000001AB">
      <w:pPr>
        <w:rPr>
          <w:sz w:val="32"/>
          <w:szCs w:val="32"/>
        </w:rPr>
      </w:pPr>
      <w:r w:rsidDel="00000000" w:rsidR="00000000" w:rsidRPr="00000000">
        <w:rPr>
          <w:sz w:val="32"/>
          <w:szCs w:val="32"/>
          <w:rtl w:val="0"/>
        </w:rPr>
        <w:t xml:space="preserve">3 3 will be 75.17-35.75 = 39.42</w:t>
      </w:r>
    </w:p>
    <w:p w:rsidR="00000000" w:rsidDel="00000000" w:rsidP="00000000" w:rsidRDefault="00000000" w:rsidRPr="00000000" w14:paraId="000001AC">
      <w:pPr>
        <w:rPr>
          <w:sz w:val="32"/>
          <w:szCs w:val="32"/>
        </w:rPr>
      </w:pPr>
      <w:r w:rsidDel="00000000" w:rsidR="00000000" w:rsidRPr="00000000">
        <w:rPr>
          <w:sz w:val="32"/>
          <w:szCs w:val="32"/>
          <w:rtl w:val="0"/>
        </w:rPr>
        <w:t xml:space="preserve">13- 0 will be renewal monthly 35.75/12 = 2.98</w:t>
      </w:r>
    </w:p>
    <w:p w:rsidR="00000000" w:rsidDel="00000000" w:rsidP="00000000" w:rsidRDefault="00000000" w:rsidRPr="00000000" w14:paraId="000001AD">
      <w:pPr>
        <w:rPr>
          <w:sz w:val="32"/>
          <w:szCs w:val="32"/>
        </w:rPr>
      </w:pPr>
      <w:r w:rsidDel="00000000" w:rsidR="00000000" w:rsidRPr="00000000">
        <w:rPr>
          <w:rtl w:val="0"/>
        </w:rPr>
      </w:r>
    </w:p>
    <w:p w:rsidR="00000000" w:rsidDel="00000000" w:rsidP="00000000" w:rsidRDefault="00000000" w:rsidRPr="00000000" w14:paraId="000001AE">
      <w:pPr>
        <w:rPr>
          <w:sz w:val="32"/>
          <w:szCs w:val="32"/>
        </w:rPr>
      </w:pPr>
      <w:r w:rsidDel="00000000" w:rsidR="00000000" w:rsidRPr="00000000">
        <w:rPr>
          <w:sz w:val="32"/>
          <w:szCs w:val="32"/>
          <w:rtl w:val="0"/>
        </w:rPr>
        <w:t xml:space="preserve">for SL </w:t>
      </w:r>
    </w:p>
    <w:p w:rsidR="00000000" w:rsidDel="00000000" w:rsidP="00000000" w:rsidRDefault="00000000" w:rsidRPr="00000000" w14:paraId="000001AF">
      <w:pPr>
        <w:rPr>
          <w:sz w:val="32"/>
          <w:szCs w:val="32"/>
        </w:rPr>
      </w:pPr>
      <w:r w:rsidDel="00000000" w:rsidR="00000000" w:rsidRPr="00000000">
        <w:rPr>
          <w:sz w:val="32"/>
          <w:szCs w:val="32"/>
          <w:rtl w:val="0"/>
        </w:rPr>
        <w:t xml:space="preserve">1 1 will be agency rate(109) - agent rate(75.17)  109 - 75.17Agent rate actual SL - 7.09 SL rate = 26.74</w:t>
      </w:r>
    </w:p>
    <w:p w:rsidR="00000000" w:rsidDel="00000000" w:rsidP="00000000" w:rsidRDefault="00000000" w:rsidRPr="00000000" w14:paraId="000001B0">
      <w:pPr>
        <w:rPr>
          <w:sz w:val="32"/>
          <w:szCs w:val="32"/>
        </w:rPr>
      </w:pPr>
      <w:r w:rsidDel="00000000" w:rsidR="00000000" w:rsidRPr="00000000">
        <w:rPr>
          <w:sz w:val="32"/>
          <w:szCs w:val="32"/>
          <w:rtl w:val="0"/>
        </w:rPr>
        <w:t xml:space="preserve">1 -1 will be agency rate 109 - 26.74 = 82.26</w:t>
      </w:r>
    </w:p>
    <w:p w:rsidR="00000000" w:rsidDel="00000000" w:rsidP="00000000" w:rsidRDefault="00000000" w:rsidRPr="00000000" w14:paraId="000001B1">
      <w:pPr>
        <w:rPr>
          <w:sz w:val="32"/>
          <w:szCs w:val="32"/>
        </w:rPr>
      </w:pPr>
      <w:r w:rsidDel="00000000" w:rsidR="00000000" w:rsidRPr="00000000">
        <w:rPr>
          <w:sz w:val="32"/>
          <w:szCs w:val="32"/>
          <w:rtl w:val="0"/>
        </w:rPr>
        <w:t xml:space="preserve">2 -2 will be same for renewal rate = 16.18</w:t>
      </w:r>
    </w:p>
    <w:p w:rsidR="00000000" w:rsidDel="00000000" w:rsidP="00000000" w:rsidRDefault="00000000" w:rsidRPr="00000000" w14:paraId="000001B2">
      <w:pPr>
        <w:rPr>
          <w:sz w:val="32"/>
          <w:szCs w:val="32"/>
        </w:rPr>
      </w:pPr>
      <w:r w:rsidDel="00000000" w:rsidR="00000000" w:rsidRPr="00000000">
        <w:rPr>
          <w:sz w:val="32"/>
          <w:szCs w:val="32"/>
          <w:rtl w:val="0"/>
        </w:rPr>
        <w:t xml:space="preserve">2 -2 55 - 16.18 = 38.82</w:t>
      </w:r>
    </w:p>
    <w:p w:rsidR="00000000" w:rsidDel="00000000" w:rsidP="00000000" w:rsidRDefault="00000000" w:rsidRPr="00000000" w14:paraId="000001B3">
      <w:pPr>
        <w:rPr>
          <w:sz w:val="32"/>
          <w:szCs w:val="32"/>
        </w:rPr>
      </w:pPr>
      <w:r w:rsidDel="00000000" w:rsidR="00000000" w:rsidRPr="00000000">
        <w:rPr>
          <w:sz w:val="32"/>
          <w:szCs w:val="32"/>
          <w:rtl w:val="0"/>
        </w:rPr>
        <w:t xml:space="preserve">3 -3 = 82.26 - 38.82 = 43.44</w:t>
      </w:r>
    </w:p>
    <w:p w:rsidR="00000000" w:rsidDel="00000000" w:rsidP="00000000" w:rsidRDefault="00000000" w:rsidRPr="00000000" w14:paraId="000001B4">
      <w:pPr>
        <w:rPr>
          <w:sz w:val="32"/>
          <w:szCs w:val="32"/>
        </w:rPr>
      </w:pPr>
      <w:r w:rsidDel="00000000" w:rsidR="00000000" w:rsidRPr="00000000">
        <w:rPr>
          <w:rtl w:val="0"/>
        </w:rPr>
      </w:r>
    </w:p>
    <w:p w:rsidR="00000000" w:rsidDel="00000000" w:rsidP="00000000" w:rsidRDefault="00000000" w:rsidRPr="00000000" w14:paraId="000001B5">
      <w:pPr>
        <w:rPr>
          <w:sz w:val="32"/>
          <w:szCs w:val="32"/>
        </w:rPr>
      </w:pPr>
      <w:r w:rsidDel="00000000" w:rsidR="00000000" w:rsidRPr="00000000">
        <w:rPr>
          <w:sz w:val="32"/>
          <w:szCs w:val="32"/>
          <w:rtl w:val="0"/>
        </w:rPr>
        <w:t xml:space="preserve">Agency </w:t>
      </w:r>
    </w:p>
    <w:p w:rsidR="00000000" w:rsidDel="00000000" w:rsidP="00000000" w:rsidRDefault="00000000" w:rsidRPr="00000000" w14:paraId="000001B6">
      <w:pPr>
        <w:rPr>
          <w:sz w:val="32"/>
          <w:szCs w:val="32"/>
        </w:rPr>
      </w:pPr>
      <w:r w:rsidDel="00000000" w:rsidR="00000000" w:rsidRPr="00000000">
        <w:rPr>
          <w:sz w:val="32"/>
          <w:szCs w:val="32"/>
          <w:rtl w:val="0"/>
        </w:rPr>
        <w:t xml:space="preserve">1 - 1 will be agency rate 109</w:t>
      </w:r>
    </w:p>
    <w:p w:rsidR="00000000" w:rsidDel="00000000" w:rsidP="00000000" w:rsidRDefault="00000000" w:rsidRPr="00000000" w14:paraId="000001B7">
      <w:pPr>
        <w:rPr>
          <w:sz w:val="32"/>
          <w:szCs w:val="32"/>
        </w:rPr>
      </w:pPr>
      <w:r w:rsidDel="00000000" w:rsidR="00000000" w:rsidRPr="00000000">
        <w:rPr>
          <w:sz w:val="32"/>
          <w:szCs w:val="32"/>
          <w:rtl w:val="0"/>
        </w:rPr>
        <w:t xml:space="preserve">2 - 2 will be renewal rate = 55</w:t>
      </w:r>
    </w:p>
    <w:p w:rsidR="00000000" w:rsidDel="00000000" w:rsidP="00000000" w:rsidRDefault="00000000" w:rsidRPr="00000000" w14:paraId="000001B8">
      <w:pPr>
        <w:rPr>
          <w:sz w:val="32"/>
          <w:szCs w:val="32"/>
        </w:rPr>
      </w:pPr>
      <w:r w:rsidDel="00000000" w:rsidR="00000000" w:rsidRPr="00000000">
        <w:rPr>
          <w:sz w:val="32"/>
          <w:szCs w:val="32"/>
          <w:rtl w:val="0"/>
        </w:rPr>
        <w:t xml:space="preserve">3 - 3 will be 109-55 = 54</w:t>
      </w:r>
    </w:p>
    <w:p w:rsidR="00000000" w:rsidDel="00000000" w:rsidP="00000000" w:rsidRDefault="00000000" w:rsidRPr="00000000" w14:paraId="000001B9">
      <w:pPr>
        <w:rPr>
          <w:sz w:val="32"/>
          <w:szCs w:val="32"/>
        </w:rPr>
      </w:pPr>
      <w:r w:rsidDel="00000000" w:rsidR="00000000" w:rsidRPr="00000000">
        <w:rPr>
          <w:sz w:val="32"/>
          <w:szCs w:val="32"/>
          <w:rtl w:val="0"/>
        </w:rPr>
        <w:t xml:space="preserve">13- 0 will be renewal monthly = 55/12 = 4.58</w:t>
      </w:r>
    </w:p>
    <w:p w:rsidR="00000000" w:rsidDel="00000000" w:rsidP="00000000" w:rsidRDefault="00000000" w:rsidRPr="00000000" w14:paraId="000001BA">
      <w:pPr>
        <w:rPr>
          <w:sz w:val="32"/>
          <w:szCs w:val="32"/>
        </w:rPr>
      </w:pPr>
      <w:r w:rsidDel="00000000" w:rsidR="00000000" w:rsidRPr="00000000">
        <w:rPr>
          <w:sz w:val="32"/>
          <w:szCs w:val="32"/>
          <w:rtl w:val="0"/>
        </w:rPr>
        <w:t xml:space="preserve"> </w:t>
      </w:r>
    </w:p>
    <w:p w:rsidR="00000000" w:rsidDel="00000000" w:rsidP="00000000" w:rsidRDefault="00000000" w:rsidRPr="00000000" w14:paraId="000001BB">
      <w:pPr>
        <w:rPr>
          <w:b w:val="1"/>
          <w:bCs w:val="1"/>
          <w:color w:val="ff0000"/>
          <w:sz w:val="32"/>
          <w:szCs w:val="32"/>
        </w:rPr>
      </w:pPr>
      <w:r w:rsidDel="00000000" w:rsidR="00000000" w:rsidRPr="00000000">
        <w:rPr>
          <w:b w:val="1"/>
          <w:bCs w:val="1"/>
          <w:color w:val="ff0000"/>
          <w:sz w:val="32"/>
          <w:szCs w:val="32"/>
          <w:rtl w:val="0"/>
        </w:rPr>
        <w:t xml:space="preserve">Steps to upload to APL Database</w:t>
      </w:r>
    </w:p>
    <w:p w:rsidR="00000000" w:rsidDel="00000000" w:rsidP="00000000" w:rsidRDefault="00000000" w:rsidRPr="00000000" w14:paraId="000001BC">
      <w:pPr>
        <w:rPr>
          <w:sz w:val="32"/>
          <w:szCs w:val="32"/>
          <w:highlight w:val="yellow"/>
        </w:rPr>
      </w:pPr>
      <w:r w:rsidDel="00000000" w:rsidR="00000000" w:rsidRPr="00000000">
        <w:rPr>
          <w:sz w:val="32"/>
          <w:szCs w:val="32"/>
          <w:rtl w:val="0"/>
        </w:rPr>
        <w:t xml:space="preserve">Upload the File under Tools under </w:t>
      </w:r>
      <w:r w:rsidDel="00000000" w:rsidR="00000000" w:rsidRPr="00000000">
        <w:rPr>
          <w:sz w:val="32"/>
          <w:szCs w:val="32"/>
          <w:highlight w:val="yellow"/>
          <w:rtl w:val="0"/>
        </w:rPr>
        <w:t xml:space="preserve">Commission Statement - MLB-HEALTH</w:t>
      </w:r>
    </w:p>
    <w:p w:rsidR="00000000" w:rsidDel="00000000" w:rsidP="00000000" w:rsidRDefault="00000000" w:rsidRPr="00000000" w14:paraId="000001BD">
      <w:pPr>
        <w:rPr>
          <w:sz w:val="32"/>
          <w:szCs w:val="32"/>
          <w:highlight w:val="yellow"/>
        </w:rPr>
      </w:pPr>
      <w:r w:rsidDel="00000000" w:rsidR="00000000" w:rsidRPr="00000000">
        <w:rPr>
          <w:sz w:val="32"/>
          <w:szCs w:val="32"/>
          <w:rtl w:val="0"/>
        </w:rPr>
        <w:t xml:space="preserve">Re-audit under tools – special functions - </w:t>
      </w:r>
      <w:r w:rsidDel="00000000" w:rsidR="00000000" w:rsidRPr="00000000">
        <w:rPr>
          <w:sz w:val="32"/>
          <w:szCs w:val="32"/>
          <w:highlight w:val="yellow"/>
          <w:rtl w:val="0"/>
        </w:rPr>
        <w:t xml:space="preserve">Reset Policy Commission Rate Audits</w:t>
      </w:r>
    </w:p>
    <w:p w:rsidR="00000000" w:rsidDel="00000000" w:rsidP="00000000" w:rsidRDefault="00000000" w:rsidRPr="00000000" w14:paraId="000001BE">
      <w:pPr>
        <w:rPr>
          <w:sz w:val="32"/>
          <w:szCs w:val="32"/>
        </w:rPr>
      </w:pPr>
      <w:r w:rsidDel="00000000" w:rsidR="00000000" w:rsidRPr="00000000">
        <w:rPr>
          <w:sz w:val="32"/>
          <w:szCs w:val="32"/>
          <w:highlight w:val="yellow"/>
          <w:rtl w:val="0"/>
        </w:rPr>
        <w:t xml:space="preserve">Check if any Level 1 agent on ACA’s only</w:t>
      </w:r>
      <w:r w:rsidDel="00000000" w:rsidR="00000000" w:rsidRPr="00000000">
        <w:rPr>
          <w:sz w:val="32"/>
          <w:szCs w:val="32"/>
          <w:rtl w:val="0"/>
        </w:rPr>
        <w:t xml:space="preserve">, then change the SL rate under first year and make sure to </w:t>
      </w:r>
      <w:r w:rsidDel="00000000" w:rsidR="00000000" w:rsidRPr="00000000">
        <w:rPr>
          <w:sz w:val="32"/>
          <w:szCs w:val="32"/>
          <w:highlight w:val="yellow"/>
          <w:rtl w:val="0"/>
        </w:rPr>
        <w:t xml:space="preserve">re-Aduit ONLY those policies</w:t>
      </w:r>
      <w:r w:rsidDel="00000000" w:rsidR="00000000" w:rsidRPr="00000000">
        <w:rPr>
          <w:sz w:val="32"/>
          <w:szCs w:val="32"/>
          <w:rtl w:val="0"/>
        </w:rPr>
        <w:t xml:space="preserve">. </w:t>
      </w:r>
      <w:r w:rsidDel="00000000" w:rsidR="00000000" w:rsidRPr="00000000">
        <w:rPr>
          <w:sz w:val="32"/>
          <w:szCs w:val="32"/>
          <w:highlight w:val="yellow"/>
          <w:rtl w:val="0"/>
        </w:rPr>
        <w:t xml:space="preserve">REMEMBER to change sl rate to the original rate under product.</w:t>
      </w:r>
      <w:r w:rsidDel="00000000" w:rsidR="00000000" w:rsidRPr="00000000">
        <w:rPr>
          <w:sz w:val="32"/>
          <w:szCs w:val="32"/>
          <w:rtl w:val="0"/>
        </w:rPr>
        <w:t xml:space="preserve"> And then follow the same steps below.</w:t>
      </w:r>
    </w:p>
    <w:p w:rsidR="00000000" w:rsidDel="00000000" w:rsidP="00000000" w:rsidRDefault="00000000" w:rsidRPr="00000000" w14:paraId="000001BF">
      <w:pPr>
        <w:rPr>
          <w:sz w:val="32"/>
          <w:szCs w:val="32"/>
        </w:rPr>
      </w:pPr>
      <w:r w:rsidDel="00000000" w:rsidR="00000000" w:rsidRPr="00000000">
        <w:rPr>
          <w:sz w:val="32"/>
          <w:szCs w:val="32"/>
          <w:rtl w:val="0"/>
        </w:rPr>
        <w:t xml:space="preserve">Also, check if any policies have incorrect agents if so, fix them manually.</w:t>
      </w:r>
    </w:p>
    <w:p w:rsidR="00000000" w:rsidDel="00000000" w:rsidP="00000000" w:rsidRDefault="00000000" w:rsidRPr="00000000" w14:paraId="000001C0">
      <w:pPr>
        <w:rPr>
          <w:sz w:val="32"/>
          <w:szCs w:val="32"/>
        </w:rPr>
      </w:pPr>
      <w:r w:rsidDel="00000000" w:rsidR="00000000" w:rsidRPr="00000000">
        <w:rPr>
          <w:sz w:val="32"/>
          <w:szCs w:val="32"/>
          <w:rtl w:val="0"/>
        </w:rPr>
        <w:t xml:space="preserve">Check appointments for carol, Michael etc. (agents who are paid differently)</w:t>
      </w:r>
    </w:p>
    <w:p w:rsidR="00000000" w:rsidDel="00000000" w:rsidP="00000000" w:rsidRDefault="00000000" w:rsidRPr="00000000" w14:paraId="000001C1">
      <w:pPr>
        <w:rPr>
          <w:sz w:val="32"/>
          <w:szCs w:val="32"/>
        </w:rPr>
      </w:pPr>
      <w:r w:rsidDel="00000000" w:rsidR="00000000" w:rsidRPr="00000000">
        <w:rPr>
          <w:sz w:val="32"/>
          <w:szCs w:val="32"/>
          <w:rtl w:val="0"/>
        </w:rPr>
        <w:t xml:space="preserve">Check if any policies have AV instead of AE for ACA</w:t>
      </w:r>
    </w:p>
    <w:p w:rsidR="00000000" w:rsidDel="00000000" w:rsidP="00000000" w:rsidRDefault="00000000" w:rsidRPr="00000000" w14:paraId="000001C2">
      <w:pPr>
        <w:rPr>
          <w:sz w:val="32"/>
          <w:szCs w:val="32"/>
        </w:rPr>
      </w:pPr>
      <w:r w:rsidDel="00000000" w:rsidR="00000000" w:rsidRPr="00000000">
        <w:rPr>
          <w:sz w:val="32"/>
          <w:szCs w:val="32"/>
          <w:rtl w:val="0"/>
        </w:rPr>
        <w:t xml:space="preserve">Go to Comm on top and RN cycle – </w:t>
      </w:r>
      <w:r w:rsidDel="00000000" w:rsidR="00000000" w:rsidRPr="00000000">
        <w:rPr>
          <w:sz w:val="32"/>
          <w:szCs w:val="32"/>
          <w:highlight w:val="yellow"/>
          <w:rtl w:val="0"/>
        </w:rPr>
        <w:t xml:space="preserve">calculate</w:t>
      </w:r>
      <w:r w:rsidDel="00000000" w:rsidR="00000000" w:rsidRPr="00000000">
        <w:rPr>
          <w:rtl w:val="0"/>
        </w:rPr>
      </w:r>
    </w:p>
    <w:p w:rsidR="00000000" w:rsidDel="00000000" w:rsidP="00000000" w:rsidRDefault="00000000" w:rsidRPr="00000000" w14:paraId="000001C3">
      <w:pPr>
        <w:rPr>
          <w:sz w:val="32"/>
          <w:szCs w:val="32"/>
        </w:rPr>
      </w:pPr>
      <w:r w:rsidDel="00000000" w:rsidR="00000000" w:rsidRPr="00000000">
        <w:rPr>
          <w:sz w:val="32"/>
          <w:szCs w:val="32"/>
          <w:rtl w:val="0"/>
        </w:rPr>
        <w:t xml:space="preserve">Expectations – </w:t>
      </w:r>
      <w:r w:rsidDel="00000000" w:rsidR="00000000" w:rsidRPr="00000000">
        <w:rPr>
          <w:sz w:val="32"/>
          <w:szCs w:val="32"/>
          <w:highlight w:val="yellow"/>
          <w:rtl w:val="0"/>
        </w:rPr>
        <w:t xml:space="preserve">fix all needed (use guide Error &amp; warnings if need to understand the error)</w:t>
      </w:r>
      <w:r w:rsidDel="00000000" w:rsidR="00000000" w:rsidRPr="00000000">
        <w:rPr>
          <w:rtl w:val="0"/>
        </w:rPr>
      </w:r>
    </w:p>
    <w:p w:rsidR="00000000" w:rsidDel="00000000" w:rsidP="00000000" w:rsidRDefault="00000000" w:rsidRPr="00000000" w14:paraId="000001C4">
      <w:pPr>
        <w:rPr>
          <w:sz w:val="32"/>
          <w:szCs w:val="32"/>
        </w:rPr>
      </w:pPr>
      <w:r w:rsidDel="00000000" w:rsidR="00000000" w:rsidRPr="00000000">
        <w:rPr>
          <w:sz w:val="32"/>
          <w:szCs w:val="32"/>
          <w:highlight w:val="yellow"/>
          <w:rtl w:val="0"/>
        </w:rPr>
        <w:t xml:space="preserve">Most important step is to go under Audit (next to calculate)</w:t>
      </w:r>
      <w:r w:rsidDel="00000000" w:rsidR="00000000" w:rsidRPr="00000000">
        <w:rPr>
          <w:sz w:val="32"/>
          <w:szCs w:val="32"/>
          <w:rtl w:val="0"/>
        </w:rPr>
        <w:t xml:space="preserve"> and check each policy if paid correctly. Please make sure that not just totals should match but also the amounts should be distributed correctly per agent level. </w:t>
      </w:r>
    </w:p>
    <w:p w:rsidR="00000000" w:rsidDel="00000000" w:rsidP="00000000" w:rsidRDefault="00000000" w:rsidRPr="00000000" w14:paraId="000001C5">
      <w:pPr>
        <w:rPr>
          <w:sz w:val="32"/>
          <w:szCs w:val="32"/>
        </w:rPr>
      </w:pPr>
      <w:r w:rsidDel="00000000" w:rsidR="00000000" w:rsidRPr="00000000">
        <w:rPr>
          <w:sz w:val="32"/>
          <w:szCs w:val="32"/>
          <w:rtl w:val="0"/>
        </w:rPr>
        <w:t xml:space="preserve">Always make sure to add [STMTID= ] to appointments when adding to eagent portal. </w:t>
      </w:r>
    </w:p>
    <w:p w:rsidR="00000000" w:rsidDel="00000000" w:rsidP="00000000" w:rsidRDefault="00000000" w:rsidRPr="00000000" w14:paraId="000001C6">
      <w:pPr>
        <w:rPr>
          <w:sz w:val="32"/>
          <w:szCs w:val="32"/>
        </w:rPr>
      </w:pPr>
      <w:r w:rsidDel="00000000" w:rsidR="00000000" w:rsidRPr="00000000">
        <w:rPr>
          <w:rtl w:val="0"/>
        </w:rPr>
      </w:r>
    </w:p>
    <w:p w:rsidR="00000000" w:rsidDel="00000000" w:rsidP="00000000" w:rsidRDefault="00000000" w:rsidRPr="00000000" w14:paraId="000001C7">
      <w:pPr>
        <w:rPr>
          <w:sz w:val="32"/>
          <w:szCs w:val="32"/>
        </w:rPr>
      </w:pPr>
      <w:r w:rsidDel="00000000" w:rsidR="00000000" w:rsidRPr="00000000">
        <w:rPr>
          <w:sz w:val="32"/>
          <w:szCs w:val="32"/>
          <w:rtl w:val="0"/>
        </w:rPr>
        <w:t xml:space="preserve">Websites Loula can’t access</w:t>
      </w:r>
    </w:p>
    <w:p w:rsidR="00000000" w:rsidDel="00000000" w:rsidP="00000000" w:rsidRDefault="00000000" w:rsidRPr="00000000" w14:paraId="000001C8">
      <w:pPr>
        <w:rPr>
          <w:sz w:val="32"/>
          <w:szCs w:val="32"/>
        </w:rPr>
      </w:pPr>
      <w:r w:rsidDel="00000000" w:rsidR="00000000" w:rsidRPr="00000000">
        <w:rPr>
          <w:sz w:val="32"/>
          <w:szCs w:val="32"/>
          <w:rtl w:val="0"/>
        </w:rPr>
        <w:t xml:space="preserve">GTL, Cigna, Silac and Life secure</w:t>
      </w:r>
    </w:p>
    <w:p w:rsidR="00000000" w:rsidDel="00000000" w:rsidP="00000000" w:rsidRDefault="00000000" w:rsidRPr="00000000" w14:paraId="000001C9">
      <w:pPr>
        <w:rPr>
          <w:sz w:val="32"/>
          <w:szCs w:val="32"/>
        </w:rPr>
      </w:pPr>
      <w:r w:rsidDel="00000000" w:rsidR="00000000" w:rsidRPr="00000000">
        <w:rPr>
          <w:rtl w:val="0"/>
        </w:rPr>
      </w:r>
    </w:p>
    <w:p w:rsidR="00000000" w:rsidDel="00000000" w:rsidP="00000000" w:rsidRDefault="00000000" w:rsidRPr="00000000" w14:paraId="000001CA">
      <w:pPr>
        <w:rPr>
          <w:sz w:val="32"/>
          <w:szCs w:val="32"/>
        </w:rPr>
      </w:pPr>
      <w:r w:rsidDel="00000000" w:rsidR="00000000" w:rsidRPr="00000000">
        <w:rPr>
          <w:rtl w:val="0"/>
        </w:rPr>
      </w:r>
    </w:p>
    <w:p w:rsidR="00000000" w:rsidDel="00000000" w:rsidP="00000000" w:rsidRDefault="00000000" w:rsidRPr="00000000" w14:paraId="000001CB">
      <w:pPr>
        <w:rPr>
          <w:sz w:val="32"/>
          <w:szCs w:val="32"/>
        </w:rPr>
      </w:pPr>
      <w:r w:rsidDel="00000000" w:rsidR="00000000" w:rsidRPr="00000000">
        <w:rPr>
          <w:rtl w:val="0"/>
        </w:rPr>
      </w:r>
    </w:p>
    <w:p w:rsidR="00000000" w:rsidDel="00000000" w:rsidP="00000000" w:rsidRDefault="00000000" w:rsidRPr="00000000" w14:paraId="000001CC">
      <w:pPr>
        <w:rPr>
          <w:sz w:val="32"/>
          <w:szCs w:val="32"/>
          <w:highlight w:val="red"/>
        </w:rPr>
      </w:pPr>
      <w:r w:rsidDel="00000000" w:rsidR="00000000" w:rsidRPr="00000000">
        <w:rPr>
          <w:sz w:val="32"/>
          <w:szCs w:val="32"/>
          <w:highlight w:val="red"/>
          <w:rtl w:val="0"/>
        </w:rPr>
        <w:t xml:space="preserve">Loula Notes:</w:t>
      </w:r>
    </w:p>
    <w:p w:rsidR="00000000" w:rsidDel="00000000" w:rsidP="00000000" w:rsidRDefault="00000000" w:rsidRPr="00000000" w14:paraId="000001CD">
      <w:pPr>
        <w:rPr>
          <w:sz w:val="32"/>
          <w:szCs w:val="32"/>
        </w:rPr>
      </w:pPr>
      <w:r w:rsidDel="00000000" w:rsidR="00000000" w:rsidRPr="00000000">
        <w:rPr>
          <w:sz w:val="32"/>
          <w:szCs w:val="32"/>
          <w:rtl w:val="0"/>
        </w:rPr>
        <w:t xml:space="preserve">APL Log in: Loula – Irene*212818</w:t>
      </w:r>
    </w:p>
    <w:p w:rsidR="00000000" w:rsidDel="00000000" w:rsidP="00000000" w:rsidRDefault="00000000" w:rsidRPr="00000000" w14:paraId="000001CE">
      <w:pPr>
        <w:rPr>
          <w:sz w:val="32"/>
          <w:szCs w:val="32"/>
        </w:rPr>
      </w:pPr>
      <w:r w:rsidDel="00000000" w:rsidR="00000000" w:rsidRPr="00000000">
        <w:rPr>
          <w:rtl w:val="0"/>
        </w:rPr>
      </w:r>
    </w:p>
    <w:p w:rsidR="00000000" w:rsidDel="00000000" w:rsidP="00000000" w:rsidRDefault="00000000" w:rsidRPr="00000000" w14:paraId="000001CF">
      <w:pPr>
        <w:rPr>
          <w:sz w:val="32"/>
          <w:szCs w:val="32"/>
        </w:rPr>
      </w:pPr>
      <w:r w:rsidDel="00000000" w:rsidR="00000000" w:rsidRPr="00000000">
        <w:rPr>
          <w:sz w:val="32"/>
          <w:szCs w:val="32"/>
          <w:rtl w:val="0"/>
        </w:rPr>
        <w:t xml:space="preserve">Override – Agent ID 20411454</w:t>
      </w:r>
    </w:p>
    <w:p w:rsidR="00000000" w:rsidDel="00000000" w:rsidP="00000000" w:rsidRDefault="00000000" w:rsidRPr="00000000" w14:paraId="000001D0">
      <w:pPr>
        <w:rPr>
          <w:sz w:val="32"/>
          <w:szCs w:val="32"/>
        </w:rPr>
      </w:pPr>
      <w:r w:rsidDel="00000000" w:rsidR="00000000" w:rsidRPr="00000000">
        <w:rPr>
          <w:sz w:val="32"/>
          <w:szCs w:val="32"/>
          <w:rtl w:val="0"/>
        </w:rPr>
        <w:t xml:space="preserve">=TEXT(DATE(LEFT(J2,4), MID(J2,5,2), RIGHT(J2,2)), "M/d/yyyy")</w:t>
      </w:r>
    </w:p>
    <w:p w:rsidR="00000000" w:rsidDel="00000000" w:rsidP="00000000" w:rsidRDefault="00000000" w:rsidRPr="00000000" w14:paraId="000001D1">
      <w:pPr>
        <w:rPr>
          <w:sz w:val="32"/>
          <w:szCs w:val="32"/>
        </w:rPr>
      </w:pPr>
      <w:r w:rsidDel="00000000" w:rsidR="00000000" w:rsidRPr="00000000">
        <w:rPr>
          <w:sz w:val="32"/>
          <w:szCs w:val="32"/>
          <w:rtl w:val="0"/>
        </w:rPr>
        <w:t xml:space="preserve">Please check if there are any LVL1 agents then their SL should get paid more. (change the rate under product) re-audit, re-calculate if they paid correctly then go back to the product and change the rate to original rate. JUST for ACA. </w:t>
      </w:r>
    </w:p>
    <w:p w:rsidR="00000000" w:rsidDel="00000000" w:rsidP="00000000" w:rsidRDefault="00000000" w:rsidRPr="00000000" w14:paraId="000001D2">
      <w:pPr>
        <w:rPr>
          <w:sz w:val="32"/>
          <w:szCs w:val="32"/>
        </w:rPr>
      </w:pPr>
      <w:r w:rsidDel="00000000" w:rsidR="00000000" w:rsidRPr="00000000">
        <w:rPr>
          <w:sz w:val="32"/>
          <w:szCs w:val="32"/>
          <w:rtl w:val="0"/>
        </w:rPr>
        <w:t xml:space="preserve">Remember to check the transfer sheet for any policies state IL </w:t>
      </w:r>
    </w:p>
    <w:p w:rsidR="00000000" w:rsidDel="00000000" w:rsidP="00000000" w:rsidRDefault="00000000" w:rsidRPr="00000000" w14:paraId="000001D3">
      <w:pPr>
        <w:rPr>
          <w:sz w:val="32"/>
          <w:szCs w:val="32"/>
        </w:rPr>
      </w:pPr>
      <w:r w:rsidDel="00000000" w:rsidR="00000000" w:rsidRPr="00000000">
        <w:rPr>
          <w:rtl w:val="0"/>
        </w:rPr>
      </w:r>
    </w:p>
    <w:p w:rsidR="00000000" w:rsidDel="00000000" w:rsidP="00000000" w:rsidRDefault="00000000" w:rsidRPr="00000000" w14:paraId="000001D4">
      <w:pPr>
        <w:rPr>
          <w:sz w:val="32"/>
          <w:szCs w:val="32"/>
        </w:rPr>
      </w:pPr>
      <w:r w:rsidDel="00000000" w:rsidR="00000000" w:rsidRPr="00000000">
        <w:rPr>
          <w:sz w:val="32"/>
          <w:szCs w:val="32"/>
          <w:rtl w:val="0"/>
        </w:rPr>
        <w:t xml:space="preserve">For all carriers – Column Y and Z if % put premium amount and AC and AH commission amount</w:t>
      </w:r>
    </w:p>
    <w:p w:rsidR="00000000" w:rsidDel="00000000" w:rsidP="00000000" w:rsidRDefault="00000000" w:rsidRPr="00000000" w14:paraId="000001D5">
      <w:pPr>
        <w:rPr>
          <w:sz w:val="32"/>
          <w:szCs w:val="32"/>
        </w:rPr>
      </w:pPr>
      <w:r w:rsidDel="00000000" w:rsidR="00000000" w:rsidRPr="00000000">
        <w:rPr>
          <w:sz w:val="32"/>
          <w:szCs w:val="32"/>
          <w:rtl w:val="0"/>
        </w:rPr>
        <w:t xml:space="preserve">UHC Override – Agent ID 20411454</w:t>
      </w:r>
    </w:p>
    <w:p w:rsidR="00000000" w:rsidDel="00000000" w:rsidP="00000000" w:rsidRDefault="00000000" w:rsidRPr="00000000" w14:paraId="000001D6">
      <w:pPr>
        <w:rPr>
          <w:sz w:val="32"/>
          <w:szCs w:val="32"/>
        </w:rPr>
      </w:pPr>
      <w:r w:rsidDel="00000000" w:rsidR="00000000" w:rsidRPr="00000000">
        <w:rPr>
          <w:sz w:val="32"/>
          <w:szCs w:val="32"/>
          <w:rtl w:val="0"/>
        </w:rPr>
        <w:t xml:space="preserve">For Health/ACA/Overrides use RN – AE</w:t>
      </w:r>
    </w:p>
    <w:p w:rsidR="00000000" w:rsidDel="00000000" w:rsidP="00000000" w:rsidRDefault="00000000" w:rsidRPr="00000000" w14:paraId="000001D7">
      <w:pPr>
        <w:rPr>
          <w:sz w:val="32"/>
          <w:szCs w:val="32"/>
        </w:rPr>
      </w:pPr>
      <w:r w:rsidDel="00000000" w:rsidR="00000000" w:rsidRPr="00000000">
        <w:rPr>
          <w:sz w:val="32"/>
          <w:szCs w:val="32"/>
          <w:rtl w:val="0"/>
        </w:rPr>
        <w:t xml:space="preserve">For Aetna statements – delete all from the last statement date</w:t>
      </w:r>
    </w:p>
    <w:p w:rsidR="00000000" w:rsidDel="00000000" w:rsidP="00000000" w:rsidRDefault="00000000" w:rsidRPr="00000000" w14:paraId="000001D8">
      <w:pPr>
        <w:rPr>
          <w:sz w:val="32"/>
          <w:szCs w:val="32"/>
        </w:rPr>
      </w:pPr>
      <w:r w:rsidDel="00000000" w:rsidR="00000000" w:rsidRPr="00000000">
        <w:rPr>
          <w:sz w:val="32"/>
          <w:szCs w:val="32"/>
          <w:rtl w:val="0"/>
        </w:rPr>
        <w:t xml:space="preserve">Ritter – separate sheets by carrier</w:t>
      </w:r>
    </w:p>
    <w:p w:rsidR="00000000" w:rsidDel="00000000" w:rsidP="00000000" w:rsidRDefault="00000000" w:rsidRPr="00000000" w14:paraId="000001D9">
      <w:pPr>
        <w:rPr>
          <w:sz w:val="32"/>
          <w:szCs w:val="32"/>
        </w:rPr>
      </w:pPr>
      <w:r w:rsidDel="00000000" w:rsidR="00000000" w:rsidRPr="00000000">
        <w:rPr>
          <w:sz w:val="32"/>
          <w:szCs w:val="32"/>
          <w:rtl w:val="0"/>
        </w:rPr>
        <w:t xml:space="preserve">HFG – Download from HFG, then check carrier site – don't separate by carrier</w:t>
      </w:r>
    </w:p>
    <w:p w:rsidR="00000000" w:rsidDel="00000000" w:rsidP="00000000" w:rsidRDefault="00000000" w:rsidRPr="00000000" w14:paraId="000001DA">
      <w:pPr>
        <w:rPr>
          <w:sz w:val="32"/>
          <w:szCs w:val="32"/>
        </w:rPr>
      </w:pPr>
      <w:r w:rsidDel="00000000" w:rsidR="00000000" w:rsidRPr="00000000">
        <w:rPr>
          <w:sz w:val="32"/>
          <w:szCs w:val="32"/>
          <w:rtl w:val="0"/>
        </w:rPr>
        <w:t xml:space="preserve">Medica – statements emailed to us</w:t>
      </w:r>
    </w:p>
    <w:p w:rsidR="00000000" w:rsidDel="00000000" w:rsidP="00000000" w:rsidRDefault="00000000" w:rsidRPr="00000000" w14:paraId="000001DB">
      <w:pPr>
        <w:rPr>
          <w:sz w:val="32"/>
          <w:szCs w:val="32"/>
        </w:rPr>
      </w:pPr>
      <w:r w:rsidDel="00000000" w:rsidR="00000000" w:rsidRPr="00000000">
        <w:rPr>
          <w:sz w:val="32"/>
          <w:szCs w:val="32"/>
          <w:rtl w:val="0"/>
        </w:rPr>
        <w:t xml:space="preserve">Ascension – statements added on google sheets</w:t>
      </w:r>
    </w:p>
    <w:p w:rsidR="00000000" w:rsidDel="00000000" w:rsidP="00000000" w:rsidRDefault="00000000" w:rsidRPr="00000000" w14:paraId="000001DC">
      <w:pPr>
        <w:rPr>
          <w:sz w:val="32"/>
          <w:szCs w:val="32"/>
        </w:rPr>
      </w:pPr>
      <w:r w:rsidDel="00000000" w:rsidR="00000000" w:rsidRPr="00000000">
        <w:rPr>
          <w:sz w:val="32"/>
          <w:szCs w:val="32"/>
          <w:rtl w:val="0"/>
        </w:rPr>
        <w:t xml:space="preserve">APL Sheet – Y and Z should always be the same</w:t>
      </w:r>
    </w:p>
    <w:p w:rsidR="00000000" w:rsidDel="00000000" w:rsidP="00000000" w:rsidRDefault="00000000" w:rsidRPr="00000000" w14:paraId="000001DD">
      <w:pPr>
        <w:rPr>
          <w:sz w:val="32"/>
          <w:szCs w:val="32"/>
        </w:rPr>
      </w:pPr>
      <w:r w:rsidDel="00000000" w:rsidR="00000000" w:rsidRPr="00000000">
        <w:rPr>
          <w:sz w:val="32"/>
          <w:szCs w:val="32"/>
          <w:rtl w:val="0"/>
        </w:rPr>
        <w:t xml:space="preserve">Formula - [PMPM=0]</w:t>
      </w:r>
    </w:p>
    <w:p w:rsidR="00000000" w:rsidDel="00000000" w:rsidP="00000000" w:rsidRDefault="00000000" w:rsidRPr="00000000" w14:paraId="000001DE">
      <w:pPr>
        <w:rPr>
          <w:rFonts w:ascii="Aptos" w:cs="Aptos" w:eastAsia="Aptos" w:hAnsi="Aptos"/>
          <w:sz w:val="32"/>
          <w:szCs w:val="32"/>
        </w:rPr>
      </w:pPr>
      <w:r w:rsidDel="00000000" w:rsidR="00000000" w:rsidRPr="00000000">
        <w:rPr>
          <w:rFonts w:ascii="Aptos" w:cs="Aptos" w:eastAsia="Aptos" w:hAnsi="Aptos"/>
          <w:sz w:val="32"/>
          <w:szCs w:val="32"/>
          <w:rtl w:val="0"/>
        </w:rPr>
        <w:t xml:space="preserve">Devoted Health - MAPD new policies use pay code AE2 and for renewals use RN pay code AE</w:t>
      </w:r>
    </w:p>
    <w:p w:rsidR="00000000" w:rsidDel="00000000" w:rsidP="00000000" w:rsidRDefault="00000000" w:rsidRPr="00000000" w14:paraId="000001DF">
      <w:pPr>
        <w:rPr>
          <w:rFonts w:ascii="Aptos" w:cs="Aptos" w:eastAsia="Aptos" w:hAnsi="Aptos"/>
          <w:sz w:val="32"/>
          <w:szCs w:val="32"/>
        </w:rPr>
      </w:pPr>
      <w:r w:rsidDel="00000000" w:rsidR="00000000" w:rsidRPr="00000000">
        <w:rPr>
          <w:rFonts w:ascii="Aptos" w:cs="Aptos" w:eastAsia="Aptos" w:hAnsi="Aptos"/>
          <w:sz w:val="32"/>
          <w:szCs w:val="32"/>
          <w:rtl w:val="0"/>
        </w:rPr>
        <w:t xml:space="preserve">Devoted Health - add 1 in front for HRA bonus</w:t>
      </w:r>
    </w:p>
    <w:p w:rsidR="00000000" w:rsidDel="00000000" w:rsidP="00000000" w:rsidRDefault="00000000" w:rsidRPr="00000000" w14:paraId="000001E0">
      <w:pPr>
        <w:rPr>
          <w:rFonts w:ascii="Aptos" w:cs="Aptos" w:eastAsia="Aptos" w:hAnsi="Aptos"/>
          <w:sz w:val="32"/>
          <w:szCs w:val="32"/>
        </w:rPr>
      </w:pPr>
      <w:r w:rsidDel="00000000" w:rsidR="00000000" w:rsidRPr="00000000">
        <w:rPr>
          <w:rFonts w:ascii="Aptos" w:cs="Aptos" w:eastAsia="Aptos" w:hAnsi="Aptos"/>
          <w:sz w:val="32"/>
          <w:szCs w:val="32"/>
          <w:rtl w:val="0"/>
        </w:rPr>
        <w:t xml:space="preserve">All overrides agent is MLB only for ACA.</w:t>
      </w:r>
    </w:p>
    <w:p w:rsidR="00000000" w:rsidDel="00000000" w:rsidP="00000000" w:rsidRDefault="00000000" w:rsidRPr="00000000" w14:paraId="000001E1">
      <w:pPr>
        <w:rPr>
          <w:rFonts w:ascii="Aptos" w:cs="Aptos" w:eastAsia="Aptos" w:hAnsi="Aptos"/>
          <w:sz w:val="32"/>
          <w:szCs w:val="32"/>
        </w:rPr>
      </w:pPr>
      <w:r w:rsidDel="00000000" w:rsidR="00000000" w:rsidRPr="00000000">
        <w:rPr>
          <w:rFonts w:ascii="Aptos" w:cs="Aptos" w:eastAsia="Aptos" w:hAnsi="Aptos"/>
          <w:sz w:val="32"/>
          <w:szCs w:val="32"/>
          <w:rtl w:val="0"/>
        </w:rPr>
        <w:t xml:space="preserve">Cigna from Box – for eff date policy period on the statement and for paid to date just add a month of the eff date</w:t>
      </w:r>
    </w:p>
    <w:p w:rsidR="00000000" w:rsidDel="00000000" w:rsidP="00000000" w:rsidRDefault="00000000" w:rsidRPr="00000000" w14:paraId="000001E2">
      <w:pPr>
        <w:rPr>
          <w:rFonts w:ascii="Aptos" w:cs="Aptos" w:eastAsia="Aptos" w:hAnsi="Aptos"/>
          <w:sz w:val="32"/>
          <w:szCs w:val="32"/>
        </w:rPr>
      </w:pPr>
      <w:r w:rsidDel="00000000" w:rsidR="00000000" w:rsidRPr="00000000">
        <w:rPr>
          <w:rFonts w:ascii="Aptos" w:cs="Aptos" w:eastAsia="Aptos" w:hAnsi="Aptos"/>
          <w:sz w:val="32"/>
          <w:szCs w:val="32"/>
          <w:rtl w:val="0"/>
        </w:rPr>
        <w:t xml:space="preserve">Aetna Paid to Date check on the statement</w:t>
      </w:r>
    </w:p>
    <w:p w:rsidR="00000000" w:rsidDel="00000000" w:rsidP="00000000" w:rsidRDefault="00000000" w:rsidRPr="00000000" w14:paraId="000001E3">
      <w:pPr>
        <w:rPr>
          <w:rFonts w:ascii="Aptos" w:cs="Aptos" w:eastAsia="Aptos" w:hAnsi="Aptos"/>
          <w:sz w:val="32"/>
          <w:szCs w:val="32"/>
        </w:rPr>
      </w:pPr>
      <w:r w:rsidDel="00000000" w:rsidR="00000000" w:rsidRPr="00000000">
        <w:rPr>
          <w:rFonts w:ascii="Aptos" w:cs="Aptos" w:eastAsia="Aptos" w:hAnsi="Aptos"/>
          <w:sz w:val="32"/>
          <w:szCs w:val="32"/>
          <w:rtl w:val="0"/>
        </w:rPr>
        <w:t xml:space="preserve">Carefirst Book of Business - https://docs.google.com/spreadsheets/d/1T1FMhAmHfW2fqve-IExi3X7yPmux0yBD0YvqORH44ns/edit?gid=29523230#gid=29523230</w:t>
      </w:r>
    </w:p>
    <w:p w:rsidR="00000000" w:rsidDel="00000000" w:rsidP="00000000" w:rsidRDefault="00000000" w:rsidRPr="00000000" w14:paraId="000001E4">
      <w:pPr>
        <w:rPr>
          <w:sz w:val="32"/>
          <w:szCs w:val="32"/>
        </w:rPr>
      </w:pPr>
      <w:r w:rsidDel="00000000" w:rsidR="00000000" w:rsidRPr="00000000">
        <w:rPr>
          <w:rtl w:val="0"/>
        </w:rPr>
      </w:r>
    </w:p>
    <w:p w:rsidR="00000000" w:rsidDel="00000000" w:rsidP="00000000" w:rsidRDefault="00000000" w:rsidRPr="00000000" w14:paraId="000001E5">
      <w:pPr>
        <w:rPr>
          <w:sz w:val="32"/>
          <w:szCs w:val="32"/>
        </w:rPr>
      </w:pPr>
      <w:r w:rsidDel="00000000" w:rsidR="00000000" w:rsidRPr="00000000">
        <w:rPr>
          <w:rtl w:val="0"/>
        </w:rPr>
      </w:r>
    </w:p>
    <w:p w:rsidR="00000000" w:rsidDel="00000000" w:rsidP="00000000" w:rsidRDefault="00000000" w:rsidRPr="00000000" w14:paraId="000001E6">
      <w:pPr>
        <w:rPr>
          <w:sz w:val="32"/>
          <w:szCs w:val="32"/>
        </w:rPr>
      </w:pPr>
      <w:r w:rsidDel="00000000" w:rsidR="00000000" w:rsidRPr="00000000">
        <w:rPr>
          <w:rtl w:val="0"/>
        </w:rPr>
      </w:r>
    </w:p>
    <w:p w:rsidR="00000000" w:rsidDel="00000000" w:rsidP="00000000" w:rsidRDefault="00000000" w:rsidRPr="00000000" w14:paraId="000001E7">
      <w:pPr>
        <w:rPr>
          <w:sz w:val="32"/>
          <w:szCs w:val="32"/>
        </w:rPr>
      </w:pPr>
      <w:r w:rsidDel="00000000" w:rsidR="00000000" w:rsidRPr="00000000">
        <w:rPr>
          <w:rtl w:val="0"/>
        </w:rPr>
      </w:r>
    </w:p>
    <w:p w:rsidR="00000000" w:rsidDel="00000000" w:rsidP="00000000" w:rsidRDefault="00000000" w:rsidRPr="00000000" w14:paraId="000001E8">
      <w:pPr>
        <w:rPr>
          <w:sz w:val="32"/>
          <w:szCs w:val="32"/>
        </w:rPr>
      </w:pPr>
      <w:r w:rsidDel="00000000" w:rsidR="00000000" w:rsidRPr="00000000">
        <w:rPr>
          <w:rtl w:val="0"/>
        </w:rPr>
      </w:r>
    </w:p>
    <w:p w:rsidR="00000000" w:rsidDel="00000000" w:rsidP="00000000" w:rsidRDefault="00000000" w:rsidRPr="00000000" w14:paraId="000001E9">
      <w:pPr>
        <w:rPr>
          <w:sz w:val="32"/>
          <w:szCs w:val="32"/>
        </w:rPr>
      </w:pPr>
      <w:r w:rsidDel="00000000" w:rsidR="00000000" w:rsidRPr="00000000">
        <w:rPr>
          <w:rtl w:val="0"/>
        </w:rPr>
      </w:r>
    </w:p>
    <w:p w:rsidR="00000000" w:rsidDel="00000000" w:rsidP="00000000" w:rsidRDefault="00000000" w:rsidRPr="00000000" w14:paraId="000001EA">
      <w:pPr>
        <w:rPr>
          <w:sz w:val="32"/>
          <w:szCs w:val="32"/>
        </w:rPr>
      </w:pPr>
      <w:r w:rsidDel="00000000" w:rsidR="00000000" w:rsidRPr="00000000">
        <w:rPr>
          <w:rtl w:val="0"/>
        </w:rPr>
      </w:r>
    </w:p>
    <w:p w:rsidR="00000000" w:rsidDel="00000000" w:rsidP="00000000" w:rsidRDefault="00000000" w:rsidRPr="00000000" w14:paraId="000001EB">
      <w:pPr>
        <w:rPr>
          <w:sz w:val="32"/>
          <w:szCs w:val="32"/>
        </w:rPr>
      </w:pPr>
      <w:r w:rsidDel="00000000" w:rsidR="00000000" w:rsidRPr="00000000">
        <w:rPr>
          <w:rtl w:val="0"/>
        </w:rPr>
      </w:r>
    </w:p>
    <w:p w:rsidR="00000000" w:rsidDel="00000000" w:rsidP="00000000" w:rsidRDefault="00000000" w:rsidRPr="00000000" w14:paraId="000001EC">
      <w:pPr>
        <w:rPr>
          <w:sz w:val="32"/>
          <w:szCs w:val="32"/>
        </w:rPr>
      </w:pPr>
      <w:r w:rsidDel="00000000" w:rsidR="00000000" w:rsidRPr="00000000">
        <w:rPr>
          <w:rtl w:val="0"/>
        </w:rPr>
      </w:r>
    </w:p>
    <w:p w:rsidR="00000000" w:rsidDel="00000000" w:rsidP="00000000" w:rsidRDefault="00000000" w:rsidRPr="00000000" w14:paraId="000001ED">
      <w:pPr>
        <w:rPr>
          <w:sz w:val="32"/>
          <w:szCs w:val="32"/>
        </w:rPr>
      </w:pPr>
      <w:r w:rsidDel="00000000" w:rsidR="00000000" w:rsidRPr="00000000">
        <w:rPr>
          <w:rtl w:val="0"/>
        </w:rPr>
      </w:r>
    </w:p>
    <w:p w:rsidR="00000000" w:rsidDel="00000000" w:rsidP="00000000" w:rsidRDefault="00000000" w:rsidRPr="00000000" w14:paraId="000001EE">
      <w:pPr>
        <w:rPr>
          <w:sz w:val="32"/>
          <w:szCs w:val="32"/>
        </w:rPr>
      </w:pPr>
      <w:r w:rsidDel="00000000" w:rsidR="00000000" w:rsidRPr="00000000">
        <w:rPr>
          <w:rtl w:val="0"/>
        </w:rPr>
      </w:r>
    </w:p>
    <w:p w:rsidR="00000000" w:rsidDel="00000000" w:rsidP="00000000" w:rsidRDefault="00000000" w:rsidRPr="00000000" w14:paraId="000001EF">
      <w:pPr>
        <w:rPr>
          <w:sz w:val="32"/>
          <w:szCs w:val="32"/>
        </w:rPr>
      </w:pPr>
      <w:r w:rsidDel="00000000" w:rsidR="00000000" w:rsidRPr="00000000">
        <w:rPr>
          <w:rtl w:val="0"/>
        </w:rPr>
      </w:r>
    </w:p>
    <w:p w:rsidR="00000000" w:rsidDel="00000000" w:rsidP="00000000" w:rsidRDefault="00000000" w:rsidRPr="00000000" w14:paraId="000001F0">
      <w:pPr>
        <w:rPr>
          <w:sz w:val="32"/>
          <w:szCs w:val="32"/>
        </w:rPr>
      </w:pPr>
      <w:r w:rsidDel="00000000" w:rsidR="00000000" w:rsidRPr="00000000">
        <w:rPr>
          <w:rtl w:val="0"/>
        </w:rPr>
      </w:r>
    </w:p>
    <w:p w:rsidR="00000000" w:rsidDel="00000000" w:rsidP="00000000" w:rsidRDefault="00000000" w:rsidRPr="00000000" w14:paraId="000001F1">
      <w:pPr>
        <w:rPr>
          <w:sz w:val="32"/>
          <w:szCs w:val="32"/>
        </w:rPr>
      </w:pPr>
      <w:r w:rsidDel="00000000" w:rsidR="00000000" w:rsidRPr="00000000">
        <w:rPr>
          <w:rtl w:val="0"/>
        </w:rPr>
      </w:r>
    </w:p>
    <w:p w:rsidR="00000000" w:rsidDel="00000000" w:rsidP="00000000" w:rsidRDefault="00000000" w:rsidRPr="00000000" w14:paraId="000001F2">
      <w:pPr>
        <w:rPr>
          <w:sz w:val="32"/>
          <w:szCs w:val="32"/>
        </w:rPr>
      </w:pPr>
      <w:r w:rsidDel="00000000" w:rsidR="00000000" w:rsidRPr="00000000">
        <w:rPr>
          <w:rtl w:val="0"/>
        </w:rPr>
      </w:r>
    </w:p>
    <w:p w:rsidR="00000000" w:rsidDel="00000000" w:rsidP="00000000" w:rsidRDefault="00000000" w:rsidRPr="00000000" w14:paraId="000001F3">
      <w:pPr>
        <w:rPr>
          <w:sz w:val="32"/>
          <w:szCs w:val="32"/>
        </w:rPr>
      </w:pPr>
      <w:r w:rsidDel="00000000" w:rsidR="00000000" w:rsidRPr="00000000">
        <w:rPr>
          <w:rtl w:val="0"/>
        </w:rPr>
      </w:r>
    </w:p>
    <w:p w:rsidR="00000000" w:rsidDel="00000000" w:rsidP="00000000" w:rsidRDefault="00000000" w:rsidRPr="00000000" w14:paraId="000001F4">
      <w:pPr>
        <w:rPr>
          <w:sz w:val="32"/>
          <w:szCs w:val="32"/>
        </w:rPr>
      </w:pPr>
      <w:r w:rsidDel="00000000" w:rsidR="00000000" w:rsidRPr="00000000">
        <w:rPr>
          <w:rtl w:val="0"/>
        </w:rPr>
      </w:r>
    </w:p>
    <w:p w:rsidR="00000000" w:rsidDel="00000000" w:rsidP="00000000" w:rsidRDefault="00000000" w:rsidRPr="00000000" w14:paraId="000001F5">
      <w:pPr>
        <w:rPr>
          <w:sz w:val="32"/>
          <w:szCs w:val="32"/>
        </w:rPr>
      </w:pP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Notes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-Before uploading check if there are any LVL1 or street agents.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all LVL1 agents get LVL1 SL amount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for </w:t>
      </w:r>
      <w:r w:rsidDel="00000000" w:rsidR="00000000" w:rsidRPr="00000000">
        <w:rPr>
          <w:rFonts w:ascii="Arial" w:cs="Arial" w:eastAsia="Arial" w:hAnsi="Arial"/>
          <w:sz w:val="32"/>
          <w:szCs w:val="32"/>
          <w:highlight w:val="yellow"/>
          <w:rtl w:val="0"/>
        </w:rPr>
        <w:t xml:space="preserve">Thomas Pardue</w:t>
      </w:r>
      <w:r w:rsidDel="00000000" w:rsidR="00000000" w:rsidRPr="00000000">
        <w:rPr>
          <w:rFonts w:ascii="Arial" w:cs="Arial" w:eastAsia="Arial" w:hAnsi="Arial"/>
          <w:sz w:val="32"/>
          <w:szCs w:val="32"/>
          <w:rtl w:val="0"/>
        </w:rPr>
        <w:t xml:space="preserve">, any effective dates before 7/1/24 gets street and after 7/1/24 gets LVL4. For all ACA carriers. 371819Street. For </w:t>
      </w:r>
      <w:r w:rsidDel="00000000" w:rsidR="00000000" w:rsidRPr="00000000">
        <w:rPr>
          <w:rFonts w:ascii="Arial" w:cs="Arial" w:eastAsia="Arial" w:hAnsi="Arial"/>
          <w:sz w:val="32"/>
          <w:szCs w:val="32"/>
          <w:highlight w:val="yellow"/>
          <w:rtl w:val="0"/>
        </w:rPr>
        <w:t xml:space="preserve">William Schaeffer</w:t>
      </w:r>
      <w:r w:rsidDel="00000000" w:rsidR="00000000" w:rsidRPr="00000000">
        <w:rPr>
          <w:rFonts w:ascii="Arial" w:cs="Arial" w:eastAsia="Arial" w:hAnsi="Arial"/>
          <w:sz w:val="32"/>
          <w:szCs w:val="32"/>
          <w:rtl w:val="0"/>
        </w:rPr>
        <w:t xml:space="preserve"> effective date 4/1/2025 will be street, after 5/1/2025 william gets $3 for ovr and rest to mlb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w:t>
      </w:r>
      <w:r w:rsidDel="00000000" w:rsidR="00000000" w:rsidRPr="00000000">
        <w:rPr>
          <w:rFonts w:ascii="Arial" w:cs="Arial" w:eastAsia="Arial" w:hAnsi="Arial"/>
          <w:sz w:val="32"/>
          <w:szCs w:val="32"/>
          <w:highlight w:val="yellow"/>
          <w:rtl w:val="0"/>
        </w:rPr>
        <w:t xml:space="preserve">Carol Foley us</w:t>
      </w:r>
      <w:r w:rsidDel="00000000" w:rsidR="00000000" w:rsidRPr="00000000">
        <w:rPr>
          <w:rFonts w:ascii="Arial" w:cs="Arial" w:eastAsia="Arial" w:hAnsi="Arial"/>
          <w:sz w:val="32"/>
          <w:szCs w:val="32"/>
          <w:rtl w:val="0"/>
        </w:rPr>
        <w:t xml:space="preserve"> 17425766old ID for any effective date older than 6/1/24. She became SL after 6/1/24.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Michael Dunavant use 18828278 for all he gets 40% of lvl 5 rate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John Roken any effective dates before 6-1-24 Jason is SL and after is Carol foley SL ID is 18781057N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to check anywhere we see Arnie Aloff, go to transfer sheet to check who should it go to? Link : </w:t>
      </w:r>
      <w:hyperlink r:id="rId24">
        <w:r w:rsidDel="00000000" w:rsidR="00000000" w:rsidRPr="00000000">
          <w:rPr>
            <w:rFonts w:ascii="Arial" w:cs="Arial" w:eastAsia="Arial" w:hAnsi="Arial"/>
            <w:color w:val="467886"/>
            <w:sz w:val="32"/>
            <w:szCs w:val="32"/>
            <w:u w:val="single"/>
            <w:rtl w:val="0"/>
          </w:rPr>
          <w:t xml:space="preserve">https://docs.google.com/spreadsheets/d/1NRgOl4Km93vSI32bWfhwakiiMH_yIQrlFbsas-69aII/edit?gid=1966029675#gid=1966029675</w:t>
        </w:r>
      </w:hyperlink>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ff0000"/>
          <w:sz w:val="32"/>
          <w:szCs w:val="32"/>
        </w:rPr>
      </w:pPr>
      <w:r w:rsidDel="00000000" w:rsidR="00000000" w:rsidRPr="00000000">
        <w:rPr>
          <w:rFonts w:ascii="Arial" w:cs="Arial" w:eastAsia="Arial" w:hAnsi="Arial"/>
          <w:color w:val="ff0000"/>
          <w:sz w:val="32"/>
          <w:szCs w:val="32"/>
          <w:rtl w:val="0"/>
        </w:rPr>
        <w:t xml:space="preserve">Use 18828278SUB2 for Michael Dunavat for all ACA and MAPD carriers. And use 18828278 ID for others (ex: ALL State)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Deborah Inskpit 17528908N is Sales Leader now, any carriers effective dates 1-2-25 and later she will be there SL.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Lisa Luse - 9254978N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Michelle Mckorkle - 18710070N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Brian Raughter - 18406006N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Scott Aguglia - 8971826N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Deborah Inskpit – 17528908N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Josiah Luse – 20405298N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Lensie Gonzales and Latesha Rose all policies goes to debit balance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Pay codes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all ACA use RN and pay code AE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all MAPD use RN and pay code AE2 for new policies and pay code AE for renewals.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Code AV1 is used when we already paid that agent advance in past and now want to apply towards their debit balance.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ACA Overrides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Agent ID – 20411454 Agent Name – MLB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Formula for changing month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=DATE(YEAR(A1), MONTH(A1) +1, DAY(A1))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=TEXT(DATE(LEFT(J2,4), MID(J2,5,2), RIGHT(J2,2)), "M/d/yyyy")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=DATEDIF(A1,B1,"M")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CARRIERS THAT ARE PAYING ADVANCE – CHECK THE STATEMENT IF IT SAYS INITIAL IT SHOULD BE PAID ADVANCE TO AGENTS THAT ARE ON ADVANCE REGARDLESS OF THE COUNT OF THE EFF DATE &amp; PAID TO DATE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IF POLICY EFF DATES ARE VERY OLD AND TRY TO CHECK APL IF ITSS EVER PAID BEFORE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w:t>
      </w:r>
      <w:r w:rsidDel="00000000" w:rsidR="00000000" w:rsidRPr="00000000">
        <w:rPr>
          <w:rFonts w:ascii="Calibri" w:cs="Calibri" w:eastAsia="Calibri" w:hAnsi="Calibri"/>
          <w:sz w:val="32"/>
          <w:szCs w:val="32"/>
          <w:rtl w:val="0"/>
        </w:rPr>
        <w:tab/>
      </w:r>
      <w:r w:rsidDel="00000000" w:rsidR="00000000" w:rsidRPr="00000000">
        <w:rPr>
          <w:rFonts w:ascii="Arial" w:cs="Arial" w:eastAsia="Arial" w:hAnsi="Arial"/>
          <w:sz w:val="32"/>
          <w:szCs w:val="32"/>
          <w:highlight w:val="yellow"/>
          <w:rtl w:val="0"/>
        </w:rPr>
        <w:t xml:space="preserve"> MAPDS NB PAID TO DATES - SHOULD BE HOW MANY MONTHS IT WAS PAID EX EFF DATE IS 6/1/2026 AND WE GOT PAID 7 MONTHS PAID TO DATE IS 12/01/2026</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AGENTS ON ADVANCE PAID TO DATES – USE 1 MONTH AFTER THE EFF DATE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If the payments are paid to wrong agent please follow this process: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E">
      <w:pPr>
        <w:numPr>
          <w:ilvl w:val="0"/>
          <w:numId w:val="5"/>
        </w:numPr>
        <w:pBdr>
          <w:top w:color="auto" w:space="0" w:sz="0" w:val="none"/>
          <w:bottom w:color="auto" w:space="0" w:sz="0" w:val="none"/>
          <w:right w:color="auto" w:space="0" w:sz="0" w:val="none"/>
          <w:between w:color="auto" w:space="0" w:sz="0" w:val="none"/>
        </w:pBdr>
        <w:spacing w:after="0" w:lineRule="auto"/>
        <w:ind w:left="1080" w:hanging="360"/>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DO NOT Rescind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1F">
      <w:pPr>
        <w:numPr>
          <w:ilvl w:val="0"/>
          <w:numId w:val="2"/>
        </w:numPr>
        <w:pBdr>
          <w:top w:color="auto" w:space="0" w:sz="0" w:val="none"/>
          <w:bottom w:color="auto" w:space="0" w:sz="0" w:val="none"/>
          <w:right w:color="auto" w:space="0" w:sz="0" w:val="none"/>
          <w:between w:color="auto" w:space="0" w:sz="0" w:val="none"/>
        </w:pBdr>
        <w:spacing w:after="0" w:lineRule="auto"/>
        <w:ind w:left="1080" w:hanging="360"/>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add 1 at the end of the policy and make it chargeback under status under policy profile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0">
      <w:pPr>
        <w:numPr>
          <w:ilvl w:val="0"/>
          <w:numId w:val="3"/>
        </w:numPr>
        <w:pBdr>
          <w:top w:color="auto" w:space="0" w:sz="0" w:val="none"/>
          <w:bottom w:color="auto" w:space="0" w:sz="0" w:val="none"/>
          <w:right w:color="auto" w:space="0" w:sz="0" w:val="none"/>
          <w:between w:color="auto" w:space="0" w:sz="0" w:val="none"/>
        </w:pBdr>
        <w:spacing w:after="0" w:lineRule="auto"/>
        <w:ind w:left="1080" w:hanging="360"/>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do the chargebacks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1">
      <w:pPr>
        <w:numPr>
          <w:ilvl w:val="0"/>
          <w:numId w:val="4"/>
        </w:numPr>
        <w:pBdr>
          <w:top w:color="auto" w:space="0" w:sz="0" w:val="none"/>
          <w:bottom w:color="auto" w:space="0" w:sz="0" w:val="none"/>
          <w:right w:color="auto" w:space="0" w:sz="0" w:val="none"/>
          <w:between w:color="auto" w:space="0" w:sz="0" w:val="none"/>
        </w:pBdr>
        <w:spacing w:after="0" w:lineRule="auto"/>
        <w:ind w:left="1080" w:hanging="360"/>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Duplicate the policy</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2">
      <w:pPr>
        <w:numPr>
          <w:ilvl w:val="0"/>
          <w:numId w:val="1"/>
        </w:numPr>
        <w:pBdr>
          <w:top w:color="auto" w:space="0" w:sz="0" w:val="none"/>
          <w:bottom w:color="auto" w:space="0" w:sz="0" w:val="none"/>
          <w:right w:color="auto" w:space="0" w:sz="0" w:val="none"/>
          <w:between w:color="auto" w:space="0" w:sz="0" w:val="none"/>
        </w:pBdr>
        <w:spacing w:after="0" w:lineRule="auto"/>
        <w:ind w:left="1080" w:hanging="360"/>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and then pay to correct agents.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ALL CARRIERS – PAYING ANNUAL AND QUARTERLY USE PAID TO DATES ACCORDINGLY EX IF THE EFF DATE IS 6/1/2026 USE PAID TO DATE 6/1/2027 FOR ANNUAL AND FOR QUARTERLY IF THE EFF DATE IS 6/1/2026 USE PAID TO DATE 9/1/2026</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How to add SL rate to apl MAPD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SL rate is Agent plus actual sL rate for example </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National product  Renewal Agent rate + Renewal SL rate 275.44+17.45 = 292.89 </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Transamerica</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Transamerica policies do not come with a full name for the policies so we need to login to Regan and get a book of business.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 </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https://reagan.ai/Account/Login?ReturnUrl=%2F</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User commissions@mlbenefitsco.com</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Pass Mainline@2025</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Transamerica advance commissions we get paid 9 months advance for example if we got premium 535.56 and rate is 115% = 615.89 and we will 615.95/12 = 51.32*9 = 462 is what we will get paid.   </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the premium - divide by 12 and for comm amount - premium multiply by the comm rate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Transamerica small group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Use group number as ID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Kaiser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Kaiser Mid Atlantic statement, we do not have member Id so we started using MLLB0041 till MLLB0406 so keep updating new ID as we keep getting new policies.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To v lookup check march statement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Add 1 before the ID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Kaiser</w:t>
      </w:r>
      <w:r w:rsidDel="00000000" w:rsidR="00000000" w:rsidRPr="00000000">
        <w:rPr>
          <w:rFonts w:ascii="Arial" w:cs="Arial" w:eastAsia="Arial" w:hAnsi="Arial"/>
          <w:sz w:val="32"/>
          <w:szCs w:val="32"/>
          <w:highlight w:val="yellow"/>
          <w:rtl w:val="0"/>
        </w:rPr>
        <w:t xml:space="preserve"> of Northwest</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We have only one policy so far for Witham Jerry and ID will be NW100 keep adding NW101 if we get new policy.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Dental add D before the policy ID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w:t>
      </w:r>
      <w:r w:rsidDel="00000000" w:rsidR="00000000" w:rsidRPr="00000000">
        <w:rPr>
          <w:rFonts w:ascii="Arial" w:cs="Arial" w:eastAsia="Arial" w:hAnsi="Arial"/>
          <w:sz w:val="32"/>
          <w:szCs w:val="32"/>
          <w:highlight w:val="yellow"/>
          <w:rtl w:val="0"/>
        </w:rPr>
        <w:t xml:space="preserve">Kaiser of Colorado ID</w:t>
      </w:r>
      <w:r w:rsidDel="00000000" w:rsidR="00000000" w:rsidRPr="00000000">
        <w:rPr>
          <w:rFonts w:ascii="Arial" w:cs="Arial" w:eastAsia="Arial" w:hAnsi="Arial"/>
          <w:sz w:val="32"/>
          <w:szCs w:val="32"/>
          <w:rtl w:val="0"/>
        </w:rPr>
        <w:t xml:space="preserve"> start with COL123 up to COL507.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New policy numbers on Book of Business for Kaiser of CO new - https://docs.google.com/spreadsheets/d/1vx9dCdL8pSC2tWipKzILAQ2yVX33dOhQ/edit?usp=sharing&amp;ouid=100678524831077906539&amp;rtpof=true&amp;sd=true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w:t>
      </w:r>
      <w:r w:rsidDel="00000000" w:rsidR="00000000" w:rsidRPr="00000000">
        <w:rPr>
          <w:rFonts w:ascii="Arial" w:cs="Arial" w:eastAsia="Arial" w:hAnsi="Arial"/>
          <w:sz w:val="32"/>
          <w:szCs w:val="32"/>
          <w:highlight w:val="yellow"/>
          <w:rtl w:val="0"/>
        </w:rPr>
        <w:t xml:space="preserve">Kaiser GA</w:t>
      </w:r>
      <w:r w:rsidDel="00000000" w:rsidR="00000000" w:rsidRPr="00000000">
        <w:rPr>
          <w:rFonts w:ascii="Arial" w:cs="Arial" w:eastAsia="Arial" w:hAnsi="Arial"/>
          <w:sz w:val="32"/>
          <w:szCs w:val="32"/>
          <w:rtl w:val="0"/>
        </w:rPr>
        <w:t xml:space="preserve"> ID start with GA12</w:t>
      </w:r>
      <w:r w:rsidDel="00000000" w:rsidR="00000000" w:rsidRPr="00000000">
        <w:rPr>
          <w:rFonts w:ascii="Arial" w:cs="Arial" w:eastAsia="Arial" w:hAnsi="Arial"/>
          <w:color w:val="0078d4"/>
          <w:sz w:val="32"/>
          <w:szCs w:val="32"/>
          <w:u w:val="single"/>
          <w:rtl w:val="0"/>
        </w:rPr>
        <w:t xml:space="preserve">4</w:t>
      </w:r>
      <w:r w:rsidDel="00000000" w:rsidR="00000000" w:rsidRPr="00000000">
        <w:rPr>
          <w:rFonts w:ascii="Arial" w:cs="Arial" w:eastAsia="Arial" w:hAnsi="Arial"/>
          <w:strike w:val="1"/>
          <w:color w:val="0078d4"/>
          <w:sz w:val="32"/>
          <w:szCs w:val="32"/>
          <w:rtl w:val="0"/>
        </w:rPr>
        <w:t xml:space="preserve">3</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Kaiser Permanente </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MAPD 2025 add 9 at the  end of the ID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626 rate add 5 at the end of the ID </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99 for 347 and 55 for full </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Assurity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ff0000"/>
          <w:sz w:val="32"/>
          <w:szCs w:val="32"/>
        </w:rPr>
      </w:pPr>
      <w:r w:rsidDel="00000000" w:rsidR="00000000" w:rsidRPr="00000000">
        <w:rPr>
          <w:rFonts w:ascii="Arial" w:cs="Arial" w:eastAsia="Arial" w:hAnsi="Arial"/>
          <w:color w:val="ff0000"/>
          <w:sz w:val="32"/>
          <w:szCs w:val="32"/>
          <w:rtl w:val="0"/>
        </w:rPr>
        <w:t xml:space="preserve">If the transaction is a chargeback: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the BOB-terminated policies and count how many months it has been active. If the agent is on advance, rescind the original policy and duplicate the transactions to a new policy and pay AE for how many months it is active. For agents on AE do not process since we dont advance AE agents.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the premium divide by 12 and the commission divide by 9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GTL</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GTL when paying AV divide the commission premium by 12.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GTL Weekly advance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GTL weekly advance we pay only agent who are on AV 6 months AV and we do not pay any AE  agents from weekly advances we will pay them only from Renewal statements.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GTL Weekly</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On weekly statement if there are policies paid for first time it probably was not setup to receive advance so we pay advance only if the agent is on AV on agent roster.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GTL before effective 5-1-25 we paid 6 months AV after we pay 9 months AV</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2026 rate add 1 after the policy number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Cigna ACA</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Cigna box overrides add 1 at the end of the policy ID </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Cigna Dental polices add 7 at the end of the policies for 10%, for 20% add 8. </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w:t>
      </w:r>
      <w:r w:rsidDel="00000000" w:rsidR="00000000" w:rsidRPr="00000000">
        <w:rPr>
          <w:rFonts w:ascii="Arial" w:cs="Arial" w:eastAsia="Arial" w:hAnsi="Arial"/>
          <w:color w:val="ff0000"/>
          <w:sz w:val="32"/>
          <w:szCs w:val="32"/>
          <w:rtl w:val="0"/>
        </w:rPr>
        <w:t xml:space="preserve">Cigna BONUS</w:t>
      </w:r>
      <w:r w:rsidDel="00000000" w:rsidR="00000000" w:rsidRPr="00000000">
        <w:rPr>
          <w:rFonts w:ascii="Arial" w:cs="Arial" w:eastAsia="Arial" w:hAnsi="Arial"/>
          <w:sz w:val="32"/>
          <w:szCs w:val="32"/>
          <w:rtl w:val="0"/>
        </w:rPr>
        <w:t xml:space="preserve"> add 5 at the end of the policy ID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ACA 2025 add 2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ACA 2026 add 3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32"/>
          <w:szCs w:val="32"/>
          <w:highlight w:val="yellow"/>
          <w:rtl w:val="0"/>
        </w:rPr>
        <w:t xml:space="preserve">Cigna MAPD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2025 Add 9 at the end of the ID and 99 for Overrides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626 rate Add 8</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2026 Add 26 for rates 347,432 and for full payment add 88</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PDP and PDP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Cigna PDP add 1 after the Medcare ID for OVR and add 0 for actual policies, all policies named to Megann Hare belongs to Jason</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Cigna Med supp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Cigna Med supp we had paid advanced to certain agents only. So, any new policies we will pay AV but older check sheet on drive </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appt fees, check trans dec column, remove numbers to get the agent id and add the company name on misc charge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Medical Mutual </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2026 add 1 for 347 and 2 for rate of 300 </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Contact Us </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Cigna Medicare Advantage </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 (866) 442-7516 Email: CARL@cigna.com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Ambetter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the end of the ID for $2.00 overrides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shd w:fill="665400" w:val="clear"/>
          <w:rtl w:val="0"/>
        </w:rPr>
        <w:t xml:space="preserve">Alter</w:t>
      </w:r>
      <w:r w:rsidDel="00000000" w:rsidR="00000000" w:rsidRPr="00000000">
        <w:rPr>
          <w:rFonts w:ascii="Arial" w:cs="Arial" w:eastAsia="Arial" w:hAnsi="Arial"/>
          <w:sz w:val="32"/>
          <w:szCs w:val="32"/>
          <w:highlight w:val="yellow"/>
          <w:rtl w:val="0"/>
        </w:rPr>
        <w:t xml:space="preserve">wood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w:t>
      </w:r>
      <w:r w:rsidDel="00000000" w:rsidR="00000000" w:rsidRPr="00000000">
        <w:rPr>
          <w:rFonts w:ascii="Arial" w:cs="Arial" w:eastAsia="Arial" w:hAnsi="Arial"/>
          <w:sz w:val="32"/>
          <w:szCs w:val="32"/>
          <w:shd w:fill="665400" w:val="clear"/>
          <w:rtl w:val="0"/>
        </w:rPr>
        <w:t xml:space="preserve">Alter</w:t>
      </w:r>
      <w:r w:rsidDel="00000000" w:rsidR="00000000" w:rsidRPr="00000000">
        <w:rPr>
          <w:rFonts w:ascii="Arial" w:cs="Arial" w:eastAsia="Arial" w:hAnsi="Arial"/>
          <w:sz w:val="32"/>
          <w:szCs w:val="32"/>
          <w:rtl w:val="0"/>
        </w:rPr>
        <w:t xml:space="preserve">wood MAPD override add 1 in the back of the ID </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5 at the end of the Member ID </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MAPD add 6 at the end of the ID </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rate of 626 add 7 at the end of the ID </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MAPD rate of 347 add 66, for full add 77 </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BCBS of IL</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Remember to add 1 in front of ID for dental policies.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65 at the end of the ID </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Blue Choice Preferred Add 22 at the end of the ID </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Blue Focus Add 33 at the end of the ID </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Blue Precision Add 44 at the end of the ID </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Care Direct Add 55 at the end of the ID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MAPD add 99, for rate of 626 add 9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Med Supp 10% add 7, 5% add 8, 18% add 9, 9% add 0, 12.5% add 1, 6.25% add 2, 20.5% add 20 </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PDP add PDP at the end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MAPD add 26 for 347 and 266 for full </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Caresource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at the end of Id for override.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ACA 2025 add 3 at the end of the ID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Geisinger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to add 1 in front of the IDs for override products. </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HFG</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to add 99 at the end of all but for 626 rate add 98. But for ovr ride add 9 at the end. </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Starting 3/15/2025 statements I am using 1 at the end of the policy number for all and 0 for OVR </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2026 MAPD add 11 and 12 for full payment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2026 UHC MAPD paying 203, 233 add 13, For 406 and 465 add 14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2026 UHC Medsupp add 1 </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UHC HFG</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UHC overrides from Heartland we get 175 from UHC so pay $50 to Powers and rest to MLB. I have a product to use UHC MAPD overrides just for powers agency and add </w:t>
      </w:r>
      <w:r w:rsidDel="00000000" w:rsidR="00000000" w:rsidRPr="00000000">
        <w:rPr>
          <w:rFonts w:ascii="Arial" w:cs="Arial" w:eastAsia="Arial" w:hAnsi="Arial"/>
          <w:sz w:val="32"/>
          <w:szCs w:val="32"/>
          <w:highlight w:val="yellow"/>
          <w:rtl w:val="0"/>
        </w:rPr>
        <w:t xml:space="preserve">P</w:t>
      </w:r>
      <w:r w:rsidDel="00000000" w:rsidR="00000000" w:rsidRPr="00000000">
        <w:rPr>
          <w:rFonts w:ascii="Arial" w:cs="Arial" w:eastAsia="Arial" w:hAnsi="Arial"/>
          <w:sz w:val="32"/>
          <w:szCs w:val="32"/>
          <w:rtl w:val="0"/>
        </w:rPr>
        <w:t xml:space="preserve"> at the end of the ID’s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UHC</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MAPD Override add –13 in front of the ID </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IBC</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-since the product and agents were incorrect, I am creating new unique ids for ibc health on 8/28/24.  </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To make process easier the new ID’s will have #3 in the end of the IDs for ex: 80070884 will be 800708843. </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w:t>
      </w:r>
      <w:r w:rsidDel="00000000" w:rsidR="00000000" w:rsidRPr="00000000">
        <w:rPr>
          <w:rFonts w:ascii="Arial" w:cs="Arial" w:eastAsia="Arial" w:hAnsi="Arial"/>
          <w:sz w:val="32"/>
          <w:szCs w:val="32"/>
          <w:highlight w:val="yellow"/>
          <w:rtl w:val="0"/>
        </w:rPr>
        <w:t xml:space="preserve">D</w:t>
      </w:r>
      <w:r w:rsidDel="00000000" w:rsidR="00000000" w:rsidRPr="00000000">
        <w:rPr>
          <w:rFonts w:ascii="Arial" w:cs="Arial" w:eastAsia="Arial" w:hAnsi="Arial"/>
          <w:sz w:val="32"/>
          <w:szCs w:val="32"/>
          <w:rtl w:val="0"/>
        </w:rPr>
        <w:t xml:space="preserve"> in the front of the ID for dental and vision policies.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front of the ID. For overrides </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Example 80031426 make it 180031426 for IBC override </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IBC MAPD from Ritter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2024 Add 0 for policies OVR 1</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IBC MAPD add 1 in the end for override products and 11 for normal </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MAPD 2026 add 2 for rate of 347 etc and 22 for full payment </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IBC from SRG </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0 at the end of the HIC NUM for OVR </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at the end for $705 rate </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2 and 11 for full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Jefferson Health Overrides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Override add 2 in the back for normal aca add in 1 the back of the ID.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Example if ID is J000009415 then for override It has to be J0000094152 and for Jefferson health product it has to be J0000094151. </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Jefferson 2025</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Jefferson OVR MAPD $140 add O at the end of the ID </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3 for 347 and 33 for 694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Health Alliance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Any policies under Jason will be paid to Pamela Deaton </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ACA add 2 at the end and 0 for OVR </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MAPD OVR add 7 at the front of the ID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product 626 add 4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product 313 add 5 </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ACA / Override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Aetna ACA overrides add 3 at the end of the product.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ACA</w:t>
      </w:r>
      <w:r w:rsidDel="00000000" w:rsidR="00000000" w:rsidRPr="00000000">
        <w:rPr>
          <w:rFonts w:ascii="Arial" w:cs="Arial" w:eastAsia="Arial" w:hAnsi="Arial"/>
          <w:sz w:val="32"/>
          <w:szCs w:val="32"/>
          <w:rtl w:val="0"/>
        </w:rPr>
        <w:t xml:space="preserve"> – Add 1 in front of the ID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Aetna ACA 2025 add 2 in front of the ID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Aetna OVR SRG 2025 add 1 after the ID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MAPD/PDP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66 at the end of ID for Aetna MAPD override. </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Aetna MAPD override we get 125 from Aetna and 50 from heartland. So, 50 goes fully to mlb and 125 gets distributed to mlb and SL. For 2024 and $125 fully goes to MLB for 2025 </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61 in the end for </w:t>
      </w:r>
      <w:r w:rsidDel="00000000" w:rsidR="00000000" w:rsidRPr="00000000">
        <w:rPr>
          <w:rFonts w:ascii="Arial" w:cs="Arial" w:eastAsia="Arial" w:hAnsi="Arial"/>
          <w:sz w:val="32"/>
          <w:szCs w:val="32"/>
          <w:highlight w:val="yellow"/>
          <w:rtl w:val="0"/>
        </w:rPr>
        <w:t xml:space="preserve">powers</w:t>
      </w:r>
      <w:r w:rsidDel="00000000" w:rsidR="00000000" w:rsidRPr="00000000">
        <w:rPr>
          <w:rFonts w:ascii="Arial" w:cs="Arial" w:eastAsia="Arial" w:hAnsi="Arial"/>
          <w:sz w:val="32"/>
          <w:szCs w:val="32"/>
          <w:rtl w:val="0"/>
        </w:rPr>
        <w:t xml:space="preserve"> agency and always select Aetna 1st year and renewal override product when processing Aetna MAPD.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the end for powers agency and always select Aetna 1st year and renewal override product when processing Aetna MAPD.  </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front of ID for PDP admin fee it goes 100 to MLB </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We pay only $40 to powers from Aetna carrier and $50 from HFG goes 100% to MLB for powers for 2025 </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Aetna MAPD use Medicare ID number and add 8 at the end for end of the ID. Only if using products with *</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MAPD 2025 add 7 at the end of the ID only if using product without *</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MAPD 2025 overrides add 88 at the end of the ID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MAPD 2026</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Add 89 for rates 347,391,432</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Add 77 for full payment like 781,694,964</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Aetna Med supp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2026 Products add 1 after the ID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annual policies and Quartely policies please pay all annually and quarterly to all agents and make sure to use correct pay mode under apl because we will not see these payments again. NO advances on these policies we will pay as we get paid from the carrier.  </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UHC Small Group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UHC small group enter 1 in the back of the ID for Vision/Dental policies </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Use 2 at the back of the ID for product paying $41product (UHC small group PA choice) </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Use 3 at the end of the ID for all other policies, for policies with $31 rate add 4 </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Paid to date is on column M </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Jefferson Health</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2 at the end of the ID for override and add 1 in the end of the ID for normal health Jefferson product. </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Clover MAPD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clover MAPD use Member ID as it is. </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clover OVR add 1 at the end </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Clover renewal or 2025 add 2 at the end </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Highmark</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Highmark MAPD Bonus/HRA add 1 in the end of the ID </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Highmark MAPD overrides add 2 in the back of the ID’s </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Highmark ACA override rate changed from 3 to 3.50 so use 23.50 product for anything paying 23.50 (Highmark 65 ACA Individual Health: On-Exchange &amp; Off-Exchange) Add 3 at the end of the ID </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MAPD add 55 at the end of the ID rate 313 or 353, add 75 for 626 or 705 </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ACA 2025 Overrides add 65 at the end of the ID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ACA 2025 add 33 but starting from 4/11/25 statement add 34 at the end of the ID to update the correct SL </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Med Supp add MS after the ID, add MS1 for same ID with different Med Supp Product </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rate add 65 and 85 for full payment </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PDP add PDP </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Surebridge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surebridge Policies with an effective date in April 2023 or earlier are just overrides to the agency as carol foley was paid direct as a broker. Policies written after that are when she was LOA and she would be paid as an agent. So, pay anything for carol to MLB 100% before 04/1/2023. </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Also, for any Street agent we get only overrides so it goes 100% to mlb. </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Minnlife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Minlife all of the policies which are mlb it has to go to Jason </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We do not get Advance on polices from minnlife </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Excess rate of 1.50% add 1 and rate of 2% add 2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red"/>
          <w:rtl w:val="0"/>
        </w:rPr>
        <w:t xml:space="preserve">Check pinned message for policies that needs attention</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red"/>
          <w:rtl w:val="0"/>
        </w:rPr>
        <w:t xml:space="preserve">Do not advance any policies as per Janki when we had the call 05/06/2026</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Devoted health</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at the end of the Id for overrides. </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at the front of the ID for HRA bonus. </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Contact commissions – </w:t>
      </w:r>
      <w:r w:rsidDel="00000000" w:rsidR="00000000" w:rsidRPr="00000000">
        <w:rPr>
          <w:rFonts w:ascii="Arial" w:cs="Arial" w:eastAsia="Arial" w:hAnsi="Arial"/>
          <w:color w:val="467886"/>
          <w:sz w:val="32"/>
          <w:szCs w:val="32"/>
          <w:u w:val="single"/>
          <w:rtl w:val="0"/>
        </w:rPr>
        <w:t xml:space="preserve">agent-support@devoted.com</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Devoted Health MAPD 2025 rate of 313 add 89, 88 on overrides, 8  rate of 626 at the end of the ID </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rate of 347 and etc add 7 and 9 for full payment </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BCBS of OK</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front of Id for Dental policies </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color w:val="467886"/>
          <w:sz w:val="32"/>
          <w:szCs w:val="32"/>
          <w:u w:val="single"/>
          <w:rtl w:val="0"/>
        </w:rPr>
        <w:t xml:space="preserve">producer_service_center@bcbsok.com</w:t>
      </w:r>
      <w:r w:rsidDel="00000000" w:rsidR="00000000" w:rsidRPr="00000000">
        <w:rPr>
          <w:rFonts w:ascii="Arial" w:cs="Arial" w:eastAsia="Arial" w:hAnsi="Arial"/>
          <w:sz w:val="32"/>
          <w:szCs w:val="32"/>
          <w:rtl w:val="0"/>
        </w:rPr>
        <w:t xml:space="preserve"> (commission inquiry)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BCBS of IL small group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Bloomington MEd sup ID B0000163813 since there are two different products add 2 at the end for flat$2-3 product. </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Group Flat % 2-3 Lives product add 2 at the End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group- 1 - 50k APV add 4 at the end of the ID </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group 50k - 100K APV add 5 at the end of the ID </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the product BCBS of family 50 always add 3 at the end of the ID. </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Group 100k-150k APV add 6 </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group 150k - or APV add 7 at the end of the ID </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Dental add 1 after the ID </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group single 27 remains the same </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Blue Choice Preferred Add 22 at the end of the ID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Blue Focus Add 33 at the end of the ID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Blue Precision Add 44 at the end of the ID </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Care Direct Add 55 at the end of the ID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  </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BCBS of TX</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front of Id for Dental policies </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Always remember to check for appointment fees on the detail statement on the top </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BCBS of TN</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and download the pdf file to see the effective dates </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1 </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BCBS of MT</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5 at the end of the ID </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UHC ACA override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Make sure to put -12 in front of all id </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UHC ACA</w:t>
      </w:r>
      <w:r w:rsidDel="00000000" w:rsidR="00000000" w:rsidRPr="00000000">
        <w:rPr>
          <w:rFonts w:ascii="Arial" w:cs="Arial" w:eastAsia="Arial" w:hAnsi="Arial"/>
          <w:sz w:val="32"/>
          <w:szCs w:val="32"/>
          <w:rtl w:val="0"/>
        </w:rPr>
        <w:t xml:space="preserve"> Ind Health 2025 add 5 at the end of the ID </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UHC ACA 2026 add 55 </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UHC Jarvis </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Deborah Powers pay all to MLB for renewals. For Anne Marie all commissions effective prior to 03/01/2024, goes all to Jason </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Geisinger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ACA Make sure to add 1 in front for overrides  </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MAPD add 3 at the end of the ID and add 2 in front of the OVR </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33 for rate of 347 and 34 for full </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Capital U65 commissions email </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color w:val="467886"/>
          <w:sz w:val="32"/>
          <w:szCs w:val="32"/>
          <w:u w:val="single"/>
          <w:rtl w:val="0"/>
        </w:rPr>
        <w:t xml:space="preserve">cbcmspi@capbluecross.com</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Overrides add 1 after the ID </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Dental Add 0 after the ID </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Capital MAPD </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2 for 391 and 22 for full </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Humana</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Humana Med supp bonus add 1 in back of the Id </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Humana MAPD usually we use PID ID but sometimes they are blank, and we cannot use Medicare Id because they will be same for other carriers as well. So, we will use GrpNbr but will add 5 at the end of each ID to make it unique. So anytime we get a statement add 5 at the back of the Id for example. 00022089164K will be 00022089164K5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Dental and Vision add 3 at the end of the GrpNbr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Dental and Vision 2025 add 4 at the end of the GrpNbr, for 15% rate add 2 at the end of the ID </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Humana Small Group add 7 at the end of the GrpNbr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cyan"/>
          <w:rtl w:val="0"/>
        </w:rPr>
        <w:t xml:space="preserve">Humana 2025</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I created pdp product by % for Humana because it does not include overrides.  </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ID we use GrpNbr and add 6 at the end for all  (The reason we are changing it from 5 to 6 because 2024 polices will have older product and renewals will be paid for 2025) </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true-up payments we add 7 at the end of the ID. We will not see lot of true up but for example we got 353 for 1 statement and we get 352 on next statement then we do a chargeback of 353 and pay 705 in total with product Humana 2025 CT, PA, DC and add 7 at the end of the ID to make it unique. </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Med Supp add 8 </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PDP add 9 </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Basic Life 15% add 22, for 10% 223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Basic AD&amp;D 15% add 222, for 10% 2223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ff0000"/>
          <w:sz w:val="32"/>
          <w:szCs w:val="32"/>
        </w:rPr>
      </w:pPr>
      <w:r w:rsidDel="00000000" w:rsidR="00000000" w:rsidRPr="00000000">
        <w:rPr>
          <w:rFonts w:ascii="Arial" w:cs="Arial" w:eastAsia="Arial" w:hAnsi="Arial"/>
          <w:color w:val="ff0000"/>
          <w:sz w:val="32"/>
          <w:szCs w:val="32"/>
          <w:rtl w:val="0"/>
        </w:rPr>
        <w:t xml:space="preserve">Humana 2026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color w:val="ff0000"/>
          <w:sz w:val="32"/>
          <w:szCs w:val="32"/>
          <w:rtl w:val="0"/>
        </w:rPr>
        <w:t xml:space="preserve">Add 66 for 347, 391and 432 rate, will change to 67</w:t>
      </w:r>
      <w:r w:rsidDel="00000000" w:rsidR="00000000" w:rsidRPr="00000000">
        <w:rPr>
          <w:rFonts w:ascii="Arial" w:cs="Arial" w:eastAsia="Arial" w:hAnsi="Arial"/>
          <w:sz w:val="32"/>
          <w:szCs w:val="32"/>
          <w:rtl w:val="0"/>
        </w:rPr>
        <w:t xml:space="preserve"> since almost all policies were rescinded because we combined the 2transactions to pay in full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True up add 76 </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77 for full </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Humana plan changes add 26 </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Actin Engineering paying 50% split to Jacob Yale and Chad Yale – I used –1 to Chad Yale </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UPMC</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UPMC override add 1 in the back of the ID </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2 in back for HRA bonus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policies add 2 at the end of the ID, add 3 for rate of $705 or $626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22 for 391 and 33 for 781 </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Zing Health</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in the back of the ID for overrides and HRA Bonus. </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$200 goes to SL and MLB for the first year so use product (Zing First year overrides) also select agent as writing agent not MLB. </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add 2 at the back of the ID and 22 for overrides, for $626 rate add 3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23 for 347 and 33 for full </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Select Health MAPD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select health MAPD they paid half of 313 for first time followed by monthly payment of 13.04. so I Added 156.48 + 13.04 and will pay for 7 months for Admin expense reimbursement we pay 100% to agent. So I added that under others as bonus. </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MAPD 2026 add 1 for 347 and 11 for full </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ACA 2026 add 0 </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state of CO and UT paying % rate add 1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-how did I add the % are Agency is 100% level 5 is $16.80 to convert that in % will be total amount that we are suppose to receive is 20 the calculation will be 16.80/20 * </w:t>
      </w:r>
      <w:r w:rsidDel="00000000" w:rsidR="00000000" w:rsidRPr="00000000">
        <w:rPr>
          <w:rFonts w:ascii="Arial" w:cs="Arial" w:eastAsia="Arial" w:hAnsi="Arial"/>
          <w:b w:val="1"/>
          <w:bCs w:val="1"/>
          <w:sz w:val="32"/>
          <w:szCs w:val="32"/>
          <w:rtl w:val="0"/>
        </w:rPr>
        <w:t xml:space="preserve">100 = 84% and for SLwill be 1.40/20 * </w:t>
      </w:r>
      <w:r w:rsidDel="00000000" w:rsidR="00000000" w:rsidRPr="00000000">
        <w:rPr>
          <w:rFonts w:ascii="Arial" w:cs="Arial" w:eastAsia="Arial" w:hAnsi="Arial"/>
          <w:sz w:val="32"/>
          <w:szCs w:val="32"/>
          <w:rtl w:val="0"/>
        </w:rPr>
        <w:t xml:space="preserve">100 = 7% </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Wellcare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WellCare</w:t>
      </w:r>
      <w:r w:rsidDel="00000000" w:rsidR="00000000" w:rsidRPr="00000000">
        <w:rPr>
          <w:rFonts w:ascii="Arial" w:cs="Arial" w:eastAsia="Arial" w:hAnsi="Arial"/>
          <w:sz w:val="32"/>
          <w:szCs w:val="32"/>
          <w:rtl w:val="0"/>
        </w:rPr>
        <w:t xml:space="preserve"> remember not to add formulas or slip anything for sub agents. Just add the total amount under transactions to get correct rates.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WellCare use Medicare ID and add 6 at the end of Id to make it unique. Add 9 at the end of the ID for 2025, add 8 for 626 rate </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99 for 347 and add 88 for full </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WellCare overrides add 1 at the end of the ID </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PDP add PDP at the end of the ID </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Elevance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Elevance add 1 in the end for dental and vision 10% policies, for 15% add 4 </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Also, please check the policies ID with same Id and different family members combined in 1 or make a separate ID for them. </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Overrides add 3 in the end of the ID </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the same policy numbers with different name, check 4/10-5/8 statement </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ACA add 7 </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Elevance MAPD add 7 at the end for the rate of 626 </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6 for MAPD 2025 </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MAPD add 66 for 347 and 77 for 694 </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Elevance Medsupp</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Anthem Medsupp we get advance 9 months from anthem for first time if the policy is new and every month we get 0.00 until 10 the month on the statements however we will pay advance only to the agents who are av on agent roster and rest we will pay AE. </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NCD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When processing NCD the agents who are on AV  gets 6 months AV so commission column Y &amp; Z will be monthly comm*12 /6 for ex: $25 is monthly comm then 25*12=300/6=50 will be in column Y &amp; Z then column AC and AH is column Total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policies if already paid then use AV1 </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526763175 298408887 437691397 783299133 – check if already paid off then change the pay code to AE </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Lori is set up to get payments directly from NCD so she already got her 34% and rest 3% came to us MLB totaling it to 37% so we will pay this as OVR to mlb thanks! </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NCD OVR add 1 after the Policy Number </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Oscar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Oscar in column S if it says renewal make sure to use effective date 1 year back for example if effective date is 01/01/2024 then put as 01/01/2023 because it will give wrong rate for SL.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OVR add 3 at the back of the ID </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Also, for Thomas Pardue any effective date before 7/1/24 gets Street commissions so use ID 371819street. anything after gets level 4 commissions </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Molina</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at the end of the member ID for overrides </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ACA add 77 at the end of the ID </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ACA add 78 </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Molina MAPD</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Use MemberID as policy number </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2025 Add 1 for 626 rate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For 2026 Add 2 for 347 and etc rates, Add 22 for full payment</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John Hopkins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Rate of $686 - $75 is override goes to MLB </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after the ID for override </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policies add 2 at the end of the ID </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626 rate add 3 </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22 for 347 and 33 for full </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Sunlife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Dental and Vision 8% add 1, 10% add 11, Life 8% add 2, 10% add 22, 13% add 13 at the end of the policy number </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Paid to Date use the month of the statement date </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Amerihealth</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overrides add 2 at the end of the ID from Agency Bloc </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If rate is $28, $4 is overrides. Add 1 after the policy ID. </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2025 add 3 for all </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33 for all </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Consumer Health</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Overrides add 2 at the end of the policy ID </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One Share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Application fee of $125 or $100 goes to the agent – add as Bonus </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Mountain Health </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statement 11/27 to 12/22 for policy numbers that needs to be updated once we have it on future statements MO1113 </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Starting 3/20/25 statement I will be using the policy number instead of the subscriber ID because sometimes subscriber ID is missing </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Create MAPD products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when making products for MAPD </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This is Humana PDP example </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Carefirst BC</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Dental 2025 Add 20253 at the end of the ID, 202533 for Overrides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ACA 2025 add 2025 at the end of the ID </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rate of 626 add 8 at the end of the ID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MAPD Overrides add 1 at the end of the ID </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TO VLOOKUP AGENTS AND EFF DATE GO TO CAREFIRST 1/10/25 STATEMENT </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MAPD 2026 add 2 for 347 and add 88 for full </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Essence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OVR add 1 at the end of the member ID </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313 rate add 2 </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626 rate add 3 </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MAPD 2024 do not add anything </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22 for 347, add 33 for 694 </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Christus </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OVR Add 1 after the member ID </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ALLSTATE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all state for any NB statement, we only pay advance agents and any who is AE we do not process those policies because we did not get payment. When processing renewal statements we process all AE agents and for all AV agents it has to be applied towards their debit balance. </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NB Gross Comm (AC &amp; AH) = divide the gross amount to 6 </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RN no need to change the gross amount </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all street agents they get paid directly so we will pay all to MLB as ovr. </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2029995395 we got paid for 4months – we deleted the 3 transactions because i mistakenly move the transactions to the current cycle 11/26/25 </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Policy for tom pardue that not on adv 2030741155 leave as AE </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Horizon </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Add 1 after the ID for Dental </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Summa Care </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2026 add 1 for 347 and 2 for 694 </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Life Secure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life secure all policies prior to 4/16/25 will be paid old commissions structure and everything sold from 4/16/25 and after will be paid new rates higher commissions. </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Tom Kucan is not on advance on policy numbers LS00185224 and LS185223 </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Medica </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2025 OVR add 1 after the policy number </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2025 ACA add 2 after the ID </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agents all levels  </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 1 will be agent amount 75.17 </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 2 will be renewal amount 35.75 </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3 3 will be 75.17-35.75 = 39.42 </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13- 0 will be renewal monthly 35.75/12 = 2.98 </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SL  </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 1 will be agency rate - agent rate 109 - 75.17Agent rate - 7.09 SL rate = 26.74 </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1 -1 will be agency rate - 26.74 = 82.26 </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2 -2 will be same for renewal rate = 16.18 </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2 -2 55 - 16.18 = 38.82 </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3 -3 = 82.26 - 38.82 = 43.44 </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Agency  </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1 - 1 will be agency rate 109 </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2 - 2 will be renewal rate = 55 </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3 - 3 will be 109-55 = 54 </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13- 0 will be renewal monthly = 55/12 = 4.58 </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ff0000"/>
          <w:sz w:val="32"/>
          <w:szCs w:val="32"/>
        </w:rPr>
      </w:pPr>
      <w:r w:rsidDel="00000000" w:rsidR="00000000" w:rsidRPr="00000000">
        <w:rPr>
          <w:rFonts w:ascii="Arial" w:cs="Arial" w:eastAsia="Arial" w:hAnsi="Arial"/>
          <w:b w:val="1"/>
          <w:bCs w:val="1"/>
          <w:color w:val="ff0000"/>
          <w:sz w:val="32"/>
          <w:szCs w:val="32"/>
          <w:rtl w:val="0"/>
        </w:rPr>
        <w:t xml:space="preserve">Steps to upload to APL Database</w:t>
      </w:r>
      <w:r w:rsidDel="00000000" w:rsidR="00000000" w:rsidRPr="00000000">
        <w:rPr>
          <w:rFonts w:ascii="Arial" w:cs="Arial" w:eastAsia="Arial" w:hAnsi="Arial"/>
          <w:color w:val="ff0000"/>
          <w:sz w:val="32"/>
          <w:szCs w:val="32"/>
          <w:rtl w:val="0"/>
        </w:rPr>
        <w:t xml:space="preserve"> </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Upload the File under Tools under </w:t>
      </w:r>
      <w:r w:rsidDel="00000000" w:rsidR="00000000" w:rsidRPr="00000000">
        <w:rPr>
          <w:rFonts w:ascii="Arial" w:cs="Arial" w:eastAsia="Arial" w:hAnsi="Arial"/>
          <w:sz w:val="32"/>
          <w:szCs w:val="32"/>
          <w:highlight w:val="yellow"/>
          <w:rtl w:val="0"/>
        </w:rPr>
        <w:t xml:space="preserve">Commission Statement - MLB-HEALTH</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Re-audit under tools – special functions - </w:t>
      </w:r>
      <w:r w:rsidDel="00000000" w:rsidR="00000000" w:rsidRPr="00000000">
        <w:rPr>
          <w:rFonts w:ascii="Arial" w:cs="Arial" w:eastAsia="Arial" w:hAnsi="Arial"/>
          <w:sz w:val="32"/>
          <w:szCs w:val="32"/>
          <w:highlight w:val="yellow"/>
          <w:rtl w:val="0"/>
        </w:rPr>
        <w:t xml:space="preserve">Reset Policy Commission Rate Audits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Check if any Level 1 agent on ACA’s only</w:t>
      </w:r>
      <w:r w:rsidDel="00000000" w:rsidR="00000000" w:rsidRPr="00000000">
        <w:rPr>
          <w:rFonts w:ascii="Arial" w:cs="Arial" w:eastAsia="Arial" w:hAnsi="Arial"/>
          <w:sz w:val="32"/>
          <w:szCs w:val="32"/>
          <w:rtl w:val="0"/>
        </w:rPr>
        <w:t xml:space="preserve">, then change the SL rate under first year and make sure to </w:t>
      </w:r>
      <w:r w:rsidDel="00000000" w:rsidR="00000000" w:rsidRPr="00000000">
        <w:rPr>
          <w:rFonts w:ascii="Arial" w:cs="Arial" w:eastAsia="Arial" w:hAnsi="Arial"/>
          <w:sz w:val="32"/>
          <w:szCs w:val="32"/>
          <w:highlight w:val="yellow"/>
          <w:rtl w:val="0"/>
        </w:rPr>
        <w:t xml:space="preserve">re-Aduit ONLY those policies</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32"/>
          <w:szCs w:val="32"/>
          <w:highlight w:val="yellow"/>
          <w:rtl w:val="0"/>
        </w:rPr>
        <w:t xml:space="preserve">REMEMBER to change sl rate to the original rate under product.</w:t>
      </w:r>
      <w:r w:rsidDel="00000000" w:rsidR="00000000" w:rsidRPr="00000000">
        <w:rPr>
          <w:rFonts w:ascii="Arial" w:cs="Arial" w:eastAsia="Arial" w:hAnsi="Arial"/>
          <w:sz w:val="32"/>
          <w:szCs w:val="32"/>
          <w:rtl w:val="0"/>
        </w:rPr>
        <w:t xml:space="preserve"> And then follow the same steps below. </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Also, check if any policies have incorrect agents if so, fix them manually. </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appointments for carol, Michael etc. (agents who are paid differently) </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Check if any policies have AV instead of AE for ACA </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Go to Comm on top and RN cycle – </w:t>
      </w:r>
      <w:r w:rsidDel="00000000" w:rsidR="00000000" w:rsidRPr="00000000">
        <w:rPr>
          <w:rFonts w:ascii="Arial" w:cs="Arial" w:eastAsia="Arial" w:hAnsi="Arial"/>
          <w:sz w:val="32"/>
          <w:szCs w:val="32"/>
          <w:highlight w:val="yellow"/>
          <w:rtl w:val="0"/>
        </w:rPr>
        <w:t xml:space="preserve">calculate</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Expectations – </w:t>
      </w:r>
      <w:r w:rsidDel="00000000" w:rsidR="00000000" w:rsidRPr="00000000">
        <w:rPr>
          <w:rFonts w:ascii="Arial" w:cs="Arial" w:eastAsia="Arial" w:hAnsi="Arial"/>
          <w:sz w:val="32"/>
          <w:szCs w:val="32"/>
          <w:highlight w:val="yellow"/>
          <w:rtl w:val="0"/>
        </w:rPr>
        <w:t xml:space="preserve">fix all needed (use guide Error &amp; warnings if need to understand the error)</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yellow"/>
          <w:rtl w:val="0"/>
        </w:rPr>
        <w:t xml:space="preserve">Most important step is to go under Audit (next to calculate)</w:t>
      </w:r>
      <w:r w:rsidDel="00000000" w:rsidR="00000000" w:rsidRPr="00000000">
        <w:rPr>
          <w:rFonts w:ascii="Arial" w:cs="Arial" w:eastAsia="Arial" w:hAnsi="Arial"/>
          <w:sz w:val="32"/>
          <w:szCs w:val="32"/>
          <w:rtl w:val="0"/>
        </w:rPr>
        <w:t xml:space="preserve"> and check each policy if paid correctly. Please make sure that not just totals should match but also the amounts should be distributed correctly per agent level.  </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red"/>
          <w:rtl w:val="0"/>
        </w:rPr>
        <w:t xml:space="preserve">Loula Notes: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APL Log in: Loula – Irene*212818 </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Override – Agent ID 20411454 </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=TEXT(DATE(LEFT(J2,4), MID(J2,5,2), RIGHT(J2,2)), "M/d/yyyy") </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Please check if there are any LVL1 agents then their SL should get paid more. (change the rate under product) re-audit, re-calculate if they paid correctly then go back to the product and change the rate to original rate. JUST for ACA.  </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highlight w:val="red"/>
          <w:rtl w:val="0"/>
        </w:rPr>
        <w:t xml:space="preserve">Remember to check the transfer sheet for any policies state IL</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all carriers – Column Y and Z if % put premium amount and AC and AH commission amount </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UHC Override – Agent ID 20411454 </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Health/ACA/Overrides use RN – AE </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Aetna statements – delete all from the last statement date </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Ritter – separate sheets by carrier </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HFG – Download from HFG, then check carrier site – don't separate by carrier </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Medica – statements emailed to us </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Ascension – statements added on google sheets </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APL Sheet – Y and Z should always be the same </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Formula - [PMPM=0] </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Devoted Health - MAPD new policies use pay code AE2 and for renewals use RN pay code AE </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Devoted Health - add 1 in front for HRA bonus </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All overrides agent is MLB only for ACA. </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Cigna from Box – for eff date policy period on the statement and for paid to date just add a month of the eff date </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Aetna Paid to Date check on the statement </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Carefirst Book of Business - https://docs.google.com/spreadsheets/d/1T1FMhAmHfW2fqve-IExi3X7yPmux0yBD0YvqORH44ns/edit?gid=29523230#gid=29523230 </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For medd supp paying 9 months, compute the paid to dates 10months advance </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41C">
      <w:pPr>
        <w:rPr>
          <w:sz w:val="32"/>
          <w:szCs w:val="32"/>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C3E5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C3E5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C3E5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C3E5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C3E5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C3E5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C3E5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C3E5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C3E5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C3E5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C3E5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C3E5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C3E5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C3E5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C3E5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C3E5F"/>
    <w:rPr>
      <w:i w:val="1"/>
      <w:iCs w:val="1"/>
      <w:color w:val="404040" w:themeColor="text1" w:themeTint="0000BF"/>
    </w:rPr>
  </w:style>
  <w:style w:type="paragraph" w:styleId="ListParagraph">
    <w:name w:val="List Paragraph"/>
    <w:basedOn w:val="Normal"/>
    <w:uiPriority w:val="34"/>
    <w:qFormat w:val="1"/>
    <w:rsid w:val="009C3E5F"/>
    <w:pPr>
      <w:ind w:left="720"/>
      <w:contextualSpacing w:val="1"/>
    </w:pPr>
  </w:style>
  <w:style w:type="character" w:styleId="IntenseEmphasis">
    <w:name w:val="Intense Emphasis"/>
    <w:basedOn w:val="DefaultParagraphFont"/>
    <w:uiPriority w:val="21"/>
    <w:qFormat w:val="1"/>
    <w:rsid w:val="009C3E5F"/>
    <w:rPr>
      <w:i w:val="1"/>
      <w:iCs w:val="1"/>
      <w:color w:val="0f4761" w:themeColor="accent1" w:themeShade="0000BF"/>
    </w:rPr>
  </w:style>
  <w:style w:type="paragraph" w:styleId="IntenseQuote">
    <w:name w:val="Intense Quote"/>
    <w:basedOn w:val="Normal"/>
    <w:next w:val="Normal"/>
    <w:link w:val="IntenseQuoteChar"/>
    <w:uiPriority w:val="30"/>
    <w:qFormat w:val="1"/>
    <w:rsid w:val="009C3E5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C3E5F"/>
    <w:rPr>
      <w:i w:val="1"/>
      <w:iCs w:val="1"/>
      <w:color w:val="0f4761" w:themeColor="accent1" w:themeShade="0000BF"/>
    </w:rPr>
  </w:style>
  <w:style w:type="character" w:styleId="IntenseReference">
    <w:name w:val="Intense Reference"/>
    <w:basedOn w:val="DefaultParagraphFont"/>
    <w:uiPriority w:val="32"/>
    <w:qFormat w:val="1"/>
    <w:rsid w:val="009C3E5F"/>
    <w:rPr>
      <w:b w:val="1"/>
      <w:bCs w:val="1"/>
      <w:smallCaps w:val="1"/>
      <w:color w:val="0f4761" w:themeColor="accent1" w:themeShade="0000BF"/>
      <w:spacing w:val="5"/>
    </w:rPr>
  </w:style>
  <w:style w:type="character" w:styleId="Hyperlink">
    <w:name w:val="Hyperlink"/>
    <w:basedOn w:val="DefaultParagraphFont"/>
    <w:uiPriority w:val="99"/>
    <w:unhideWhenUsed w:val="1"/>
    <w:rsid w:val="00961126"/>
    <w:rPr>
      <w:color w:val="467886" w:themeColor="hyperlink"/>
      <w:u w:val="single"/>
    </w:rPr>
  </w:style>
  <w:style w:type="character" w:styleId="UnresolvedMention">
    <w:name w:val="Unresolved Mention"/>
    <w:basedOn w:val="DefaultParagraphFont"/>
    <w:uiPriority w:val="99"/>
    <w:semiHidden w:val="1"/>
    <w:unhideWhenUsed w:val="1"/>
    <w:rsid w:val="00961126"/>
    <w:rPr>
      <w:color w:val="605e5c"/>
      <w:shd w:color="auto" w:fill="e1dfdd" w:val="clear"/>
    </w:rPr>
  </w:style>
  <w:style w:type="paragraph" w:styleId="Header">
    <w:name w:val="header"/>
    <w:basedOn w:val="Normal"/>
    <w:link w:val="HeaderChar"/>
    <w:uiPriority w:val="99"/>
    <w:unhideWhenUsed w:val="1"/>
    <w:rsid w:val="00DC0B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0B2C"/>
  </w:style>
  <w:style w:type="paragraph" w:styleId="Footer">
    <w:name w:val="footer"/>
    <w:basedOn w:val="Normal"/>
    <w:link w:val="FooterChar"/>
    <w:uiPriority w:val="99"/>
    <w:unhideWhenUsed w:val="1"/>
    <w:rsid w:val="00DC0B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0B2C"/>
  </w:style>
  <w:style w:type="table" w:styleId="TableGrid">
    <w:name w:val="Table Grid"/>
    <w:basedOn w:val="TableNormal"/>
    <w:uiPriority w:val="59"/>
    <w:rsid w:val="00FB4123"/>
    <w:pPr>
      <w:spacing w:after="0" w:line="240" w:lineRule="auto"/>
    </w:pPr>
    <w:tblPr/>
  </w:style>
  <w:style w:type="character" w:styleId="FollowedHyperlink">
    <w:name w:val="FollowedHyperlink"/>
    <w:basedOn w:val="DefaultParagraphFont"/>
    <w:uiPriority w:val="99"/>
    <w:semiHidden w:val="1"/>
    <w:unhideWhenUsed w:val="1"/>
    <w:rsid w:val="00A40BF9"/>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mailto:producer_service_center@bcbsok.com" TargetMode="External"/><Relationship Id="rId22" Type="http://schemas.openxmlformats.org/officeDocument/2006/relationships/hyperlink" Target="mailto:manuel_gelabert@bcbsil.com" TargetMode="External"/><Relationship Id="rId21" Type="http://schemas.openxmlformats.org/officeDocument/2006/relationships/hyperlink" Target="mailto:producer_services_center@bcbsok.com" TargetMode="External"/><Relationship Id="rId24" Type="http://schemas.openxmlformats.org/officeDocument/2006/relationships/hyperlink" Target="https://docs.google.com/spreadsheets/d/1NRgOl4Km93vSI32bWfhwakiiMH_yIQrlFbsas-69aII/edit?gid=1966029675#gid=1966029675" TargetMode="External"/><Relationship Id="rId23" Type="http://schemas.openxmlformats.org/officeDocument/2006/relationships/hyperlink" Target="mailto:cbcmspi@capbluecro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_PHbcUSv-PTf9A3CKRvKX2aQ_Gxh3ijf/edit?usp=drive_link&amp;ouid=100678524831077906539&amp;rtpof=true&amp;sd=true"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NRgOl4Km93vSI32bWfhwakiiMH_yIQrlFbsas-69aII/edit?gid=1966029675#gid=1966029675" TargetMode="External"/><Relationship Id="rId8" Type="http://schemas.openxmlformats.org/officeDocument/2006/relationships/hyperlink" Target="https://docs.google.com/spreadsheets/d/1cFXSyni8SK6i2bY0prQKlEvlnal0LDv-/edit?usp=drive_link&amp;ouid=100678524831077906539&amp;rtpof=true&amp;sd=true" TargetMode="External"/><Relationship Id="rId11" Type="http://schemas.openxmlformats.org/officeDocument/2006/relationships/image" Target="media/image2.png"/><Relationship Id="rId10" Type="http://schemas.openxmlformats.org/officeDocument/2006/relationships/hyperlink" Target="mailto:producer.services@blueshieldca.com" TargetMode="External"/><Relationship Id="rId13" Type="http://schemas.openxmlformats.org/officeDocument/2006/relationships/hyperlink" Target="https://docs.google.com/spreadsheets/d/1vx9dCdL8pSC2tWipKzILAQ2yVX33dOhQ/edit?usp=sharing&amp;ouid=100678524831077906539&amp;rtpof=true&amp;sd=true" TargetMode="External"/><Relationship Id="rId12" Type="http://schemas.openxmlformats.org/officeDocument/2006/relationships/image" Target="media/image1.png"/><Relationship Id="rId15" Type="http://schemas.openxmlformats.org/officeDocument/2006/relationships/hyperlink" Target="mailto:brokersupport-MAS@kp.org" TargetMode="External"/><Relationship Id="rId14" Type="http://schemas.openxmlformats.org/officeDocument/2006/relationships/hyperlink" Target="mailto:CO-BrokerComp@kp.org" TargetMode="External"/><Relationship Id="rId17" Type="http://schemas.openxmlformats.org/officeDocument/2006/relationships/hyperlink" Target="mailto:CARL@cigna.com" TargetMode="External"/><Relationship Id="rId16" Type="http://schemas.openxmlformats.org/officeDocument/2006/relationships/hyperlink" Target="https://docs.google.com/spreadsheets/d/1pYqlOC7XZJ6eecINvo76-cClZxnt8M2ad3fn7CWGzug/edit?usp=sharing" TargetMode="External"/><Relationship Id="rId19" Type="http://schemas.openxmlformats.org/officeDocument/2006/relationships/hyperlink" Target="mailto:agent-support@devoted.com" TargetMode="External"/><Relationship Id="rId18" Type="http://schemas.openxmlformats.org/officeDocument/2006/relationships/hyperlink" Target="https://docs.google.com/spreadsheets/d/1Yk4UDBSXnWMtSHqZ80hbYv9szCd-zSNJ/edit?usp=drive_link&amp;ouid=100678524831077906539&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c+R5FKxeNF2OPqBISExNa55Xg==">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2026-01-14T14:22:00Z</dcterms:created>
  <dc:creator>Janki Patel</dc:creator>
</cp:coreProperties>
</file>